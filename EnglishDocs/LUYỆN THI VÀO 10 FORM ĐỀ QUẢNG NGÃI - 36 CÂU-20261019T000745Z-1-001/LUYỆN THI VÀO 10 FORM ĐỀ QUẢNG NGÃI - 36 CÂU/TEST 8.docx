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3266C7E4" w:rsidR="00950F25" w:rsidRPr="00110BDA" w:rsidRDefault="00441518" w:rsidP="002F6E16">
      <w:pPr>
        <w:spacing w:after="0" w:line="276" w:lineRule="auto"/>
        <w:jc w:val="center"/>
        <w:rPr>
          <w:rFonts w:ascii="Times New Roman" w:hAnsi="Times New Roman" w:cs="Times New Roman"/>
          <w:b/>
          <w:bCs/>
          <w:sz w:val="28"/>
          <w:szCs w:val="28"/>
        </w:rPr>
      </w:pPr>
      <w:r w:rsidRPr="00110BDA">
        <w:rPr>
          <w:rFonts w:ascii="Times New Roman" w:hAnsi="Times New Roman" w:cs="Times New Roman"/>
          <w:b/>
          <w:bCs/>
          <w:sz w:val="28"/>
          <w:szCs w:val="28"/>
        </w:rPr>
        <w:t xml:space="preserve">TEST </w:t>
      </w:r>
      <w:r w:rsidR="004472D8">
        <w:rPr>
          <w:rFonts w:ascii="Times New Roman" w:hAnsi="Times New Roman" w:cs="Times New Roman"/>
          <w:b/>
          <w:bCs/>
          <w:sz w:val="28"/>
          <w:szCs w:val="28"/>
        </w:rPr>
        <w:t>8</w:t>
      </w:r>
    </w:p>
    <w:p w14:paraId="67496C36" w14:textId="7DEE3E65" w:rsidR="00A87B84" w:rsidRPr="00110BDA" w:rsidRDefault="00A87B84" w:rsidP="00110BDA">
      <w:pPr>
        <w:spacing w:after="0" w:line="276" w:lineRule="auto"/>
        <w:rPr>
          <w:rFonts w:ascii="Times New Roman" w:eastAsia="Times New Roman" w:hAnsi="Times New Roman" w:cs="Times New Roman"/>
          <w:bCs/>
          <w:i/>
          <w:kern w:val="0"/>
          <w:sz w:val="28"/>
          <w:szCs w:val="28"/>
          <w14:ligatures w14:val="none"/>
        </w:rPr>
      </w:pPr>
      <w:r w:rsidRPr="00110BDA">
        <w:rPr>
          <w:rFonts w:ascii="Times New Roman" w:eastAsia="Times New Roman" w:hAnsi="Times New Roman" w:cs="Times New Roman"/>
          <w:b/>
          <w:bCs/>
          <w:i/>
          <w:kern w:val="0"/>
          <w:sz w:val="28"/>
          <w:szCs w:val="28"/>
          <w14:ligatures w14:val="none"/>
        </w:rPr>
        <w:t>PART A: PHONETICS</w:t>
      </w:r>
      <w:r w:rsidR="00314A96" w:rsidRPr="00110BDA">
        <w:rPr>
          <w:rFonts w:ascii="Times New Roman" w:hAnsi="Times New Roman" w:cs="Times New Roman"/>
          <w:b/>
          <w:sz w:val="28"/>
          <w:szCs w:val="28"/>
        </w:rPr>
        <w:t>(1,0 pt)</w:t>
      </w:r>
    </w:p>
    <w:p w14:paraId="64E352CF" w14:textId="4A8CF236" w:rsidR="00B96E16" w:rsidRPr="00110BDA" w:rsidRDefault="00A87B84" w:rsidP="00110BDA">
      <w:pPr>
        <w:spacing w:after="0" w:line="276" w:lineRule="auto"/>
        <w:rPr>
          <w:rFonts w:ascii="Times New Roman" w:eastAsia="Times New Roman" w:hAnsi="Times New Roman" w:cs="Times New Roman"/>
          <w:b/>
          <w:bCs/>
          <w:iCs/>
          <w:kern w:val="0"/>
          <w:sz w:val="28"/>
          <w:szCs w:val="28"/>
          <w14:ligatures w14:val="none"/>
        </w:rPr>
      </w:pPr>
      <w:r w:rsidRPr="00110BDA">
        <w:rPr>
          <w:rFonts w:ascii="Times New Roman" w:eastAsia="Times New Roman" w:hAnsi="Times New Roman" w:cs="Times New Roman"/>
          <w:b/>
          <w:bCs/>
          <w:iCs/>
          <w:kern w:val="0"/>
          <w:sz w:val="28"/>
          <w:szCs w:val="28"/>
          <w14:ligatures w14:val="none"/>
        </w:rPr>
        <w:t>Section I. Choose the word that has the underlined letter(s) pronounced differently from that of the others.</w:t>
      </w:r>
    </w:p>
    <w:p w14:paraId="31A731A4" w14:textId="43C981ED" w:rsidR="00D13833" w:rsidRPr="00110BDA" w:rsidRDefault="00D13833" w:rsidP="00110BDA">
      <w:pPr>
        <w:pStyle w:val="ListParagraph"/>
        <w:numPr>
          <w:ilvl w:val="0"/>
          <w:numId w:val="25"/>
        </w:numPr>
        <w:spacing w:line="276" w:lineRule="auto"/>
        <w:rPr>
          <w:iCs/>
          <w:sz w:val="28"/>
          <w:szCs w:val="28"/>
        </w:rPr>
      </w:pPr>
      <w:r w:rsidRPr="00110BDA">
        <w:rPr>
          <w:iCs/>
          <w:sz w:val="28"/>
          <w:szCs w:val="28"/>
        </w:rPr>
        <w:t>A. practic</w:t>
      </w:r>
      <w:r w:rsidRPr="00110BDA">
        <w:rPr>
          <w:iCs/>
          <w:sz w:val="28"/>
          <w:szCs w:val="28"/>
          <w:u w:val="single"/>
        </w:rPr>
        <w:t>ed</w:t>
      </w:r>
      <w:r w:rsidRPr="00110BDA">
        <w:rPr>
          <w:iCs/>
          <w:sz w:val="28"/>
          <w:szCs w:val="28"/>
        </w:rPr>
        <w:t xml:space="preserve"> </w:t>
      </w:r>
      <w:r w:rsidRPr="00110BDA">
        <w:rPr>
          <w:iCs/>
          <w:sz w:val="28"/>
          <w:szCs w:val="28"/>
        </w:rPr>
        <w:tab/>
      </w:r>
      <w:r w:rsidR="00110BDA">
        <w:rPr>
          <w:iCs/>
          <w:sz w:val="28"/>
          <w:szCs w:val="28"/>
        </w:rPr>
        <w:tab/>
      </w:r>
      <w:r w:rsidRPr="00110BDA">
        <w:rPr>
          <w:iCs/>
          <w:sz w:val="28"/>
          <w:szCs w:val="28"/>
        </w:rPr>
        <w:t>B. recogniz</w:t>
      </w:r>
      <w:r w:rsidRPr="00110BDA">
        <w:rPr>
          <w:iCs/>
          <w:sz w:val="28"/>
          <w:szCs w:val="28"/>
          <w:u w:val="single"/>
        </w:rPr>
        <w:t>ed</w:t>
      </w:r>
      <w:r w:rsidRPr="00110BDA">
        <w:rPr>
          <w:iCs/>
          <w:sz w:val="28"/>
          <w:szCs w:val="28"/>
        </w:rPr>
        <w:t xml:space="preserve"> </w:t>
      </w:r>
      <w:r w:rsidRPr="00110BDA">
        <w:rPr>
          <w:iCs/>
          <w:sz w:val="28"/>
          <w:szCs w:val="28"/>
        </w:rPr>
        <w:tab/>
        <w:t>C. happen</w:t>
      </w:r>
      <w:r w:rsidRPr="00110BDA">
        <w:rPr>
          <w:iCs/>
          <w:sz w:val="28"/>
          <w:szCs w:val="28"/>
          <w:u w:val="single"/>
        </w:rPr>
        <w:t>ed</w:t>
      </w:r>
      <w:r w:rsidRPr="00110BDA">
        <w:rPr>
          <w:iCs/>
          <w:sz w:val="28"/>
          <w:szCs w:val="28"/>
        </w:rPr>
        <w:t xml:space="preserve"> </w:t>
      </w:r>
      <w:r w:rsidRPr="00110BDA">
        <w:rPr>
          <w:iCs/>
          <w:sz w:val="28"/>
          <w:szCs w:val="28"/>
        </w:rPr>
        <w:tab/>
      </w:r>
      <w:r w:rsidRPr="00110BDA">
        <w:rPr>
          <w:iCs/>
          <w:sz w:val="28"/>
          <w:szCs w:val="28"/>
        </w:rPr>
        <w:tab/>
        <w:t>D. prais</w:t>
      </w:r>
      <w:r w:rsidRPr="00110BDA">
        <w:rPr>
          <w:iCs/>
          <w:sz w:val="28"/>
          <w:szCs w:val="28"/>
          <w:u w:val="single"/>
        </w:rPr>
        <w:t>ed</w:t>
      </w:r>
      <w:r w:rsidRPr="00110BDA">
        <w:rPr>
          <w:iCs/>
          <w:sz w:val="28"/>
          <w:szCs w:val="28"/>
        </w:rPr>
        <w:t xml:space="preserve"> </w:t>
      </w:r>
    </w:p>
    <w:p w14:paraId="3540DA5D" w14:textId="248A3638" w:rsidR="00D13833" w:rsidRPr="00110BDA" w:rsidRDefault="00D13833" w:rsidP="00110BDA">
      <w:pPr>
        <w:pStyle w:val="ListParagraph"/>
        <w:numPr>
          <w:ilvl w:val="0"/>
          <w:numId w:val="25"/>
        </w:numPr>
        <w:spacing w:line="276" w:lineRule="auto"/>
        <w:rPr>
          <w:iCs/>
          <w:sz w:val="28"/>
          <w:szCs w:val="28"/>
        </w:rPr>
      </w:pPr>
      <w:r w:rsidRPr="00110BDA">
        <w:rPr>
          <w:iCs/>
          <w:sz w:val="28"/>
          <w:szCs w:val="28"/>
        </w:rPr>
        <w:t>A. r</w:t>
      </w:r>
      <w:r w:rsidRPr="00110BDA">
        <w:rPr>
          <w:iCs/>
          <w:sz w:val="28"/>
          <w:szCs w:val="28"/>
          <w:u w:val="single"/>
        </w:rPr>
        <w:t>e</w:t>
      </w:r>
      <w:r w:rsidRPr="00110BDA">
        <w:rPr>
          <w:iCs/>
          <w:sz w:val="28"/>
          <w:szCs w:val="28"/>
        </w:rPr>
        <w:t>spect</w:t>
      </w:r>
      <w:r w:rsidRPr="00110BDA">
        <w:rPr>
          <w:iCs/>
          <w:sz w:val="28"/>
          <w:szCs w:val="28"/>
        </w:rPr>
        <w:tab/>
      </w:r>
      <w:r w:rsidR="00850C14" w:rsidRPr="00110BDA">
        <w:rPr>
          <w:iCs/>
          <w:sz w:val="28"/>
          <w:szCs w:val="28"/>
        </w:rPr>
        <w:tab/>
      </w:r>
      <w:r w:rsidRPr="00110BDA">
        <w:rPr>
          <w:iCs/>
          <w:sz w:val="28"/>
          <w:szCs w:val="28"/>
        </w:rPr>
        <w:t>B. plan</w:t>
      </w:r>
      <w:r w:rsidRPr="00110BDA">
        <w:rPr>
          <w:iCs/>
          <w:sz w:val="28"/>
          <w:szCs w:val="28"/>
          <w:u w:val="single"/>
        </w:rPr>
        <w:t>e</w:t>
      </w:r>
      <w:r w:rsidRPr="00110BDA">
        <w:rPr>
          <w:iCs/>
          <w:sz w:val="28"/>
          <w:szCs w:val="28"/>
        </w:rPr>
        <w:t>t</w:t>
      </w:r>
      <w:r w:rsidRPr="00110BDA">
        <w:rPr>
          <w:iCs/>
          <w:sz w:val="28"/>
          <w:szCs w:val="28"/>
        </w:rPr>
        <w:tab/>
      </w:r>
      <w:r w:rsidRPr="00110BDA">
        <w:rPr>
          <w:iCs/>
          <w:sz w:val="28"/>
          <w:szCs w:val="28"/>
        </w:rPr>
        <w:tab/>
        <w:t>C. sch</w:t>
      </w:r>
      <w:r w:rsidRPr="00110BDA">
        <w:rPr>
          <w:iCs/>
          <w:sz w:val="28"/>
          <w:szCs w:val="28"/>
          <w:u w:val="single"/>
        </w:rPr>
        <w:t>e</w:t>
      </w:r>
      <w:r w:rsidRPr="00110BDA">
        <w:rPr>
          <w:iCs/>
          <w:sz w:val="28"/>
          <w:szCs w:val="28"/>
        </w:rPr>
        <w:t>me</w:t>
      </w:r>
      <w:r w:rsidRPr="00110BDA">
        <w:rPr>
          <w:iCs/>
          <w:sz w:val="28"/>
          <w:szCs w:val="28"/>
        </w:rPr>
        <w:tab/>
      </w:r>
      <w:r w:rsidRPr="00110BDA">
        <w:rPr>
          <w:iCs/>
          <w:sz w:val="28"/>
          <w:szCs w:val="28"/>
        </w:rPr>
        <w:tab/>
      </w:r>
      <w:r w:rsidR="00110BDA">
        <w:rPr>
          <w:iCs/>
          <w:sz w:val="28"/>
          <w:szCs w:val="28"/>
        </w:rPr>
        <w:tab/>
      </w:r>
      <w:r w:rsidRPr="00110BDA">
        <w:rPr>
          <w:iCs/>
          <w:sz w:val="28"/>
          <w:szCs w:val="28"/>
        </w:rPr>
        <w:t>D. b</w:t>
      </w:r>
      <w:r w:rsidRPr="00110BDA">
        <w:rPr>
          <w:iCs/>
          <w:sz w:val="28"/>
          <w:szCs w:val="28"/>
          <w:u w:val="single"/>
        </w:rPr>
        <w:t>e</w:t>
      </w:r>
      <w:r w:rsidRPr="00110BDA">
        <w:rPr>
          <w:iCs/>
          <w:sz w:val="28"/>
          <w:szCs w:val="28"/>
        </w:rPr>
        <w:t>have</w:t>
      </w:r>
    </w:p>
    <w:p w14:paraId="11269B8F" w14:textId="6B04E137" w:rsidR="00DB409E" w:rsidRPr="00110BDA" w:rsidRDefault="00A87B84" w:rsidP="00110BDA">
      <w:pPr>
        <w:spacing w:after="0" w:line="276" w:lineRule="auto"/>
        <w:rPr>
          <w:rFonts w:ascii="Times New Roman" w:eastAsia="Times New Roman" w:hAnsi="Times New Roman" w:cs="Times New Roman"/>
          <w:b/>
          <w:bCs/>
          <w:iCs/>
          <w:kern w:val="0"/>
          <w:sz w:val="28"/>
          <w:szCs w:val="28"/>
          <w14:ligatures w14:val="none"/>
        </w:rPr>
      </w:pPr>
      <w:r w:rsidRPr="00110BDA">
        <w:rPr>
          <w:rFonts w:ascii="Times New Roman" w:eastAsia="Times New Roman" w:hAnsi="Times New Roman" w:cs="Times New Roman"/>
          <w:b/>
          <w:bCs/>
          <w:iCs/>
          <w:kern w:val="0"/>
          <w:sz w:val="28"/>
          <w:szCs w:val="28"/>
          <w14:ligatures w14:val="none"/>
        </w:rPr>
        <w:t>Section II. Choose the word with the main stress placed differently from that of the others in each group.</w:t>
      </w:r>
    </w:p>
    <w:p w14:paraId="7260F9B1" w14:textId="0EF42584" w:rsidR="00103B70" w:rsidRPr="00110BDA" w:rsidRDefault="00D13833" w:rsidP="00110BDA">
      <w:pPr>
        <w:pStyle w:val="ListParagraph"/>
        <w:numPr>
          <w:ilvl w:val="0"/>
          <w:numId w:val="25"/>
        </w:numPr>
        <w:spacing w:line="276" w:lineRule="auto"/>
        <w:rPr>
          <w:iCs/>
          <w:sz w:val="28"/>
          <w:szCs w:val="28"/>
        </w:rPr>
      </w:pPr>
      <w:r w:rsidRPr="00110BDA">
        <w:rPr>
          <w:iCs/>
          <w:sz w:val="28"/>
          <w:szCs w:val="28"/>
        </w:rPr>
        <w:t>A. colorful</w:t>
      </w:r>
      <w:r w:rsidRPr="00110BDA">
        <w:rPr>
          <w:iCs/>
          <w:sz w:val="28"/>
          <w:szCs w:val="28"/>
        </w:rPr>
        <w:tab/>
      </w:r>
      <w:r w:rsidR="00110BDA">
        <w:rPr>
          <w:iCs/>
          <w:sz w:val="28"/>
          <w:szCs w:val="28"/>
        </w:rPr>
        <w:tab/>
      </w:r>
      <w:r w:rsidRPr="00110BDA">
        <w:rPr>
          <w:iCs/>
          <w:sz w:val="28"/>
          <w:szCs w:val="28"/>
        </w:rPr>
        <w:t>B. interesting</w:t>
      </w:r>
      <w:r w:rsidRPr="00110BDA">
        <w:rPr>
          <w:iCs/>
          <w:sz w:val="28"/>
          <w:szCs w:val="28"/>
        </w:rPr>
        <w:tab/>
      </w:r>
      <w:r w:rsidRPr="00110BDA">
        <w:rPr>
          <w:iCs/>
          <w:sz w:val="28"/>
          <w:szCs w:val="28"/>
        </w:rPr>
        <w:tab/>
        <w:t>C. important</w:t>
      </w:r>
      <w:r w:rsidRPr="00110BDA">
        <w:rPr>
          <w:iCs/>
          <w:sz w:val="28"/>
          <w:szCs w:val="28"/>
        </w:rPr>
        <w:tab/>
      </w:r>
      <w:r w:rsidRPr="00110BDA">
        <w:rPr>
          <w:iCs/>
          <w:sz w:val="28"/>
          <w:szCs w:val="28"/>
        </w:rPr>
        <w:tab/>
      </w:r>
      <w:r w:rsidR="00110BDA">
        <w:rPr>
          <w:iCs/>
          <w:sz w:val="28"/>
          <w:szCs w:val="28"/>
        </w:rPr>
        <w:tab/>
      </w:r>
      <w:r w:rsidRPr="00110BDA">
        <w:rPr>
          <w:iCs/>
          <w:sz w:val="28"/>
          <w:szCs w:val="28"/>
        </w:rPr>
        <w:t xml:space="preserve">D. comfortable </w:t>
      </w:r>
    </w:p>
    <w:p w14:paraId="3ECBB4C4" w14:textId="199BF434" w:rsidR="00103B70" w:rsidRPr="00110BDA" w:rsidRDefault="00103B70" w:rsidP="00110BDA">
      <w:pPr>
        <w:pStyle w:val="ListParagraph"/>
        <w:numPr>
          <w:ilvl w:val="0"/>
          <w:numId w:val="25"/>
        </w:numPr>
        <w:spacing w:line="276" w:lineRule="auto"/>
        <w:rPr>
          <w:iCs/>
          <w:sz w:val="28"/>
          <w:szCs w:val="28"/>
        </w:rPr>
      </w:pPr>
      <w:r w:rsidRPr="00110BDA">
        <w:rPr>
          <w:iCs/>
          <w:sz w:val="28"/>
          <w:szCs w:val="28"/>
        </w:rPr>
        <w:t>A. benefit</w:t>
      </w:r>
      <w:r w:rsidRPr="00110BDA">
        <w:rPr>
          <w:iCs/>
          <w:sz w:val="28"/>
          <w:szCs w:val="28"/>
        </w:rPr>
        <w:tab/>
      </w:r>
      <w:r w:rsidR="00850C14" w:rsidRPr="00110BDA">
        <w:rPr>
          <w:iCs/>
          <w:sz w:val="28"/>
          <w:szCs w:val="28"/>
        </w:rPr>
        <w:tab/>
      </w:r>
      <w:r w:rsidRPr="00110BDA">
        <w:rPr>
          <w:iCs/>
          <w:sz w:val="28"/>
          <w:szCs w:val="28"/>
        </w:rPr>
        <w:t>B. commercial</w:t>
      </w:r>
      <w:r w:rsidRPr="00110BDA">
        <w:rPr>
          <w:iCs/>
          <w:sz w:val="28"/>
          <w:szCs w:val="28"/>
        </w:rPr>
        <w:tab/>
      </w:r>
      <w:r w:rsidR="00110BDA">
        <w:rPr>
          <w:iCs/>
          <w:sz w:val="28"/>
          <w:szCs w:val="28"/>
        </w:rPr>
        <w:tab/>
      </w:r>
      <w:r w:rsidRPr="00110BDA">
        <w:rPr>
          <w:iCs/>
          <w:sz w:val="28"/>
          <w:szCs w:val="28"/>
        </w:rPr>
        <w:t>C. encourage</w:t>
      </w:r>
      <w:r w:rsidRPr="00110BDA">
        <w:rPr>
          <w:iCs/>
          <w:sz w:val="28"/>
          <w:szCs w:val="28"/>
        </w:rPr>
        <w:tab/>
      </w:r>
      <w:r w:rsidRPr="00110BDA">
        <w:rPr>
          <w:iCs/>
          <w:sz w:val="28"/>
          <w:szCs w:val="28"/>
        </w:rPr>
        <w:tab/>
        <w:t>D. Creative</w:t>
      </w:r>
    </w:p>
    <w:p w14:paraId="18AF36BB" w14:textId="7387E0E5" w:rsidR="00153FF5" w:rsidRPr="00110BDA" w:rsidRDefault="00153FF5" w:rsidP="00110BDA">
      <w:pPr>
        <w:spacing w:after="0" w:line="276" w:lineRule="auto"/>
        <w:rPr>
          <w:rFonts w:ascii="Times New Roman" w:hAnsi="Times New Roman" w:cs="Times New Roman"/>
          <w:b/>
          <w:sz w:val="28"/>
          <w:szCs w:val="28"/>
          <w:lang w:bidi="en-US"/>
        </w:rPr>
      </w:pPr>
      <w:r w:rsidRPr="00110BDA">
        <w:rPr>
          <w:rFonts w:ascii="Times New Roman" w:hAnsi="Times New Roman" w:cs="Times New Roman"/>
          <w:b/>
          <w:sz w:val="28"/>
          <w:szCs w:val="28"/>
          <w:lang w:bidi="en-US"/>
        </w:rPr>
        <w:t>PART B: STRUCTURES AND VOCABULARY (3,0 pt)</w:t>
      </w:r>
    </w:p>
    <w:p w14:paraId="6D7A0C92" w14:textId="77777777" w:rsidR="00A87B84" w:rsidRPr="00110BDA" w:rsidRDefault="00A87B84" w:rsidP="00110BDA">
      <w:pPr>
        <w:spacing w:after="0" w:line="276" w:lineRule="auto"/>
        <w:rPr>
          <w:rFonts w:ascii="Times New Roman" w:hAnsi="Times New Roman" w:cs="Times New Roman"/>
          <w:bCs/>
          <w:sz w:val="28"/>
          <w:szCs w:val="28"/>
          <w:lang w:bidi="en-US"/>
        </w:rPr>
      </w:pPr>
      <w:r w:rsidRPr="00110BDA">
        <w:rPr>
          <w:rFonts w:ascii="Times New Roman" w:hAnsi="Times New Roman" w:cs="Times New Roman"/>
          <w:b/>
          <w:bCs/>
          <w:sz w:val="28"/>
          <w:szCs w:val="28"/>
          <w:lang w:bidi="en-US"/>
        </w:rPr>
        <w:t>Section I. Choose the letter A, B, C, or D to indicate the correct answer to each of the following questions</w:t>
      </w:r>
      <w:r w:rsidRPr="00110BDA">
        <w:rPr>
          <w:rFonts w:ascii="Times New Roman" w:hAnsi="Times New Roman" w:cs="Times New Roman"/>
          <w:bCs/>
          <w:sz w:val="28"/>
          <w:szCs w:val="28"/>
          <w:lang w:bidi="en-US"/>
        </w:rPr>
        <w:t>.</w:t>
      </w:r>
    </w:p>
    <w:p w14:paraId="792DEFD2" w14:textId="50AA075B" w:rsidR="00D13833" w:rsidRPr="00110BDA" w:rsidRDefault="00D13833" w:rsidP="00110BDA">
      <w:pPr>
        <w:pStyle w:val="ListParagraph"/>
        <w:numPr>
          <w:ilvl w:val="0"/>
          <w:numId w:val="25"/>
        </w:numPr>
        <w:spacing w:line="276" w:lineRule="auto"/>
        <w:rPr>
          <w:bCs/>
          <w:sz w:val="28"/>
          <w:szCs w:val="28"/>
          <w:lang w:bidi="en-US"/>
        </w:rPr>
      </w:pPr>
      <w:r w:rsidRPr="00110BDA">
        <w:rPr>
          <w:bCs/>
          <w:sz w:val="28"/>
          <w:szCs w:val="28"/>
          <w:lang w:bidi="en-US"/>
        </w:rPr>
        <w:t>While I was walking on the street, I ______ my old friends.</w:t>
      </w:r>
      <w:r w:rsidRPr="00110BDA">
        <w:rPr>
          <w:bCs/>
          <w:sz w:val="28"/>
          <w:szCs w:val="28"/>
          <w:lang w:bidi="en-US"/>
        </w:rPr>
        <w:br/>
        <w:t>A. came across</w:t>
      </w:r>
      <w:r w:rsidRPr="00110BDA">
        <w:rPr>
          <w:sz w:val="28"/>
          <w:szCs w:val="28"/>
          <w:lang w:bidi="en-US"/>
        </w:rPr>
        <w:t> </w:t>
      </w:r>
      <w:r w:rsidRPr="00110BDA">
        <w:rPr>
          <w:sz w:val="28"/>
          <w:szCs w:val="28"/>
          <w:lang w:bidi="en-US"/>
        </w:rPr>
        <w:t> </w:t>
      </w:r>
      <w:r w:rsidRPr="00110BDA">
        <w:rPr>
          <w:bCs/>
          <w:sz w:val="28"/>
          <w:szCs w:val="28"/>
          <w:lang w:bidi="en-US"/>
        </w:rPr>
        <w:t>B. turned away</w:t>
      </w:r>
      <w:r w:rsidRPr="00110BDA">
        <w:rPr>
          <w:sz w:val="28"/>
          <w:szCs w:val="28"/>
          <w:lang w:bidi="en-US"/>
        </w:rPr>
        <w:t> </w:t>
      </w:r>
      <w:r w:rsidRPr="00110BDA">
        <w:rPr>
          <w:sz w:val="28"/>
          <w:szCs w:val="28"/>
          <w:lang w:bidi="en-US"/>
        </w:rPr>
        <w:t> </w:t>
      </w:r>
      <w:r w:rsidRPr="00110BDA">
        <w:rPr>
          <w:bCs/>
          <w:sz w:val="28"/>
          <w:szCs w:val="28"/>
          <w:lang w:bidi="en-US"/>
        </w:rPr>
        <w:t>C. backed up</w:t>
      </w:r>
      <w:r w:rsidRPr="00110BDA">
        <w:rPr>
          <w:sz w:val="28"/>
          <w:szCs w:val="28"/>
          <w:lang w:bidi="en-US"/>
        </w:rPr>
        <w:t> </w:t>
      </w:r>
      <w:r w:rsidRPr="00110BDA">
        <w:rPr>
          <w:sz w:val="28"/>
          <w:szCs w:val="28"/>
          <w:lang w:bidi="en-US"/>
        </w:rPr>
        <w:t> </w:t>
      </w:r>
      <w:r w:rsidRPr="00110BDA">
        <w:rPr>
          <w:bCs/>
          <w:sz w:val="28"/>
          <w:szCs w:val="28"/>
          <w:lang w:bidi="en-US"/>
        </w:rPr>
        <w:t>D. warmed up</w:t>
      </w:r>
    </w:p>
    <w:p w14:paraId="74DA043D" w14:textId="3DA217C1" w:rsidR="00D13833" w:rsidRPr="00110BDA" w:rsidRDefault="00D13833" w:rsidP="00110BDA">
      <w:pPr>
        <w:pStyle w:val="ListParagraph"/>
        <w:numPr>
          <w:ilvl w:val="0"/>
          <w:numId w:val="25"/>
        </w:numPr>
        <w:spacing w:line="276" w:lineRule="auto"/>
        <w:rPr>
          <w:bCs/>
          <w:sz w:val="28"/>
          <w:szCs w:val="28"/>
          <w:lang w:bidi="en-US"/>
        </w:rPr>
      </w:pPr>
      <w:r w:rsidRPr="00110BDA">
        <w:rPr>
          <w:bCs/>
          <w:sz w:val="28"/>
          <w:szCs w:val="28"/>
          <w:lang w:bidi="en-US"/>
        </w:rPr>
        <w:t>The teacher explained the instruction clearly ______ help her students know how to do the task.</w:t>
      </w:r>
      <w:r w:rsidRPr="00110BDA">
        <w:rPr>
          <w:bCs/>
          <w:sz w:val="28"/>
          <w:szCs w:val="28"/>
          <w:lang w:bidi="en-US"/>
        </w:rPr>
        <w:br/>
        <w:t>A. in order not to</w:t>
      </w:r>
      <w:r w:rsidRPr="00110BDA">
        <w:rPr>
          <w:sz w:val="28"/>
          <w:szCs w:val="28"/>
          <w:lang w:bidi="en-US"/>
        </w:rPr>
        <w:t> </w:t>
      </w:r>
      <w:r w:rsidRPr="00110BDA">
        <w:rPr>
          <w:sz w:val="28"/>
          <w:szCs w:val="28"/>
          <w:lang w:bidi="en-US"/>
        </w:rPr>
        <w:t> </w:t>
      </w:r>
      <w:r w:rsidRPr="00110BDA">
        <w:rPr>
          <w:bCs/>
          <w:sz w:val="28"/>
          <w:szCs w:val="28"/>
          <w:lang w:bidi="en-US"/>
        </w:rPr>
        <w:t>B. so as not to</w:t>
      </w:r>
      <w:r w:rsidRPr="00110BDA">
        <w:rPr>
          <w:sz w:val="28"/>
          <w:szCs w:val="28"/>
          <w:lang w:bidi="en-US"/>
        </w:rPr>
        <w:t> </w:t>
      </w:r>
      <w:r w:rsidRPr="00110BDA">
        <w:rPr>
          <w:sz w:val="28"/>
          <w:szCs w:val="28"/>
          <w:lang w:bidi="en-US"/>
        </w:rPr>
        <w:t> </w:t>
      </w:r>
      <w:r w:rsidRPr="00110BDA">
        <w:rPr>
          <w:bCs/>
          <w:sz w:val="28"/>
          <w:szCs w:val="28"/>
          <w:lang w:bidi="en-US"/>
        </w:rPr>
        <w:t>C. so as to</w:t>
      </w:r>
      <w:r w:rsidRPr="00110BDA">
        <w:rPr>
          <w:sz w:val="28"/>
          <w:szCs w:val="28"/>
          <w:lang w:bidi="en-US"/>
        </w:rPr>
        <w:t> </w:t>
      </w:r>
      <w:r w:rsidRPr="00110BDA">
        <w:rPr>
          <w:sz w:val="28"/>
          <w:szCs w:val="28"/>
          <w:lang w:bidi="en-US"/>
        </w:rPr>
        <w:t> </w:t>
      </w:r>
      <w:r w:rsidRPr="00110BDA">
        <w:rPr>
          <w:bCs/>
          <w:sz w:val="28"/>
          <w:szCs w:val="28"/>
          <w:lang w:bidi="en-US"/>
        </w:rPr>
        <w:t>D. in order that</w:t>
      </w:r>
    </w:p>
    <w:p w14:paraId="6AE1827B" w14:textId="26B0384A" w:rsidR="00D13833" w:rsidRPr="00110BDA" w:rsidRDefault="00D13833" w:rsidP="00110BDA">
      <w:pPr>
        <w:pStyle w:val="ListParagraph"/>
        <w:numPr>
          <w:ilvl w:val="0"/>
          <w:numId w:val="25"/>
        </w:numPr>
        <w:spacing w:line="276" w:lineRule="auto"/>
        <w:rPr>
          <w:bCs/>
          <w:sz w:val="28"/>
          <w:szCs w:val="28"/>
          <w:lang w:bidi="en-US"/>
        </w:rPr>
      </w:pPr>
      <w:r w:rsidRPr="00110BDA">
        <w:rPr>
          <w:bCs/>
          <w:sz w:val="28"/>
          <w:szCs w:val="28"/>
          <w:lang w:bidi="en-US"/>
        </w:rPr>
        <w:t>Sarah said that she ______ the first train to London the next morning.</w:t>
      </w:r>
      <w:r w:rsidRPr="00110BDA">
        <w:rPr>
          <w:bCs/>
          <w:sz w:val="28"/>
          <w:szCs w:val="28"/>
          <w:lang w:bidi="en-US"/>
        </w:rPr>
        <w:br/>
        <w:t>A. has caught</w:t>
      </w:r>
      <w:r w:rsidRPr="00110BDA">
        <w:rPr>
          <w:sz w:val="28"/>
          <w:szCs w:val="28"/>
          <w:lang w:bidi="en-US"/>
        </w:rPr>
        <w:t> </w:t>
      </w:r>
      <w:r w:rsidRPr="00110BDA">
        <w:rPr>
          <w:sz w:val="28"/>
          <w:szCs w:val="28"/>
          <w:lang w:bidi="en-US"/>
        </w:rPr>
        <w:t> </w:t>
      </w:r>
      <w:r w:rsidRPr="00110BDA">
        <w:rPr>
          <w:bCs/>
          <w:sz w:val="28"/>
          <w:szCs w:val="28"/>
          <w:lang w:bidi="en-US"/>
        </w:rPr>
        <w:t>B. will catch</w:t>
      </w:r>
      <w:r w:rsidRPr="00110BDA">
        <w:rPr>
          <w:sz w:val="28"/>
          <w:szCs w:val="28"/>
          <w:lang w:bidi="en-US"/>
        </w:rPr>
        <w:t> </w:t>
      </w:r>
      <w:r w:rsidRPr="00110BDA">
        <w:rPr>
          <w:sz w:val="28"/>
          <w:szCs w:val="28"/>
          <w:lang w:bidi="en-US"/>
        </w:rPr>
        <w:t> </w:t>
      </w:r>
      <w:r w:rsidRPr="00110BDA">
        <w:rPr>
          <w:bCs/>
          <w:sz w:val="28"/>
          <w:szCs w:val="28"/>
          <w:lang w:bidi="en-US"/>
        </w:rPr>
        <w:t>C. would catch</w:t>
      </w:r>
      <w:r w:rsidRPr="00110BDA">
        <w:rPr>
          <w:sz w:val="28"/>
          <w:szCs w:val="28"/>
          <w:lang w:bidi="en-US"/>
        </w:rPr>
        <w:t> </w:t>
      </w:r>
      <w:r w:rsidRPr="00110BDA">
        <w:rPr>
          <w:sz w:val="28"/>
          <w:szCs w:val="28"/>
          <w:lang w:bidi="en-US"/>
        </w:rPr>
        <w:t> </w:t>
      </w:r>
      <w:r w:rsidRPr="00110BDA">
        <w:rPr>
          <w:bCs/>
          <w:sz w:val="28"/>
          <w:szCs w:val="28"/>
          <w:lang w:bidi="en-US"/>
        </w:rPr>
        <w:t>D. is catching</w:t>
      </w:r>
    </w:p>
    <w:p w14:paraId="68579F4B" w14:textId="639E4E9C" w:rsidR="00D13833" w:rsidRPr="00110BDA" w:rsidRDefault="00D13833" w:rsidP="00110BDA">
      <w:pPr>
        <w:pStyle w:val="ListParagraph"/>
        <w:numPr>
          <w:ilvl w:val="0"/>
          <w:numId w:val="25"/>
        </w:numPr>
        <w:spacing w:line="276" w:lineRule="auto"/>
        <w:rPr>
          <w:bCs/>
          <w:sz w:val="28"/>
          <w:szCs w:val="28"/>
          <w:lang w:bidi="en-US"/>
        </w:rPr>
      </w:pPr>
      <w:r w:rsidRPr="00110BDA">
        <w:rPr>
          <w:bCs/>
          <w:sz w:val="28"/>
          <w:szCs w:val="28"/>
          <w:lang w:bidi="en-US"/>
        </w:rPr>
        <w:t>When my father was young, he used to ______ in the national army.</w:t>
      </w:r>
      <w:r w:rsidRPr="00110BDA">
        <w:rPr>
          <w:bCs/>
          <w:sz w:val="28"/>
          <w:szCs w:val="28"/>
          <w:lang w:bidi="en-US"/>
        </w:rPr>
        <w:br/>
        <w:t>A. serve</w:t>
      </w:r>
      <w:r w:rsidRPr="00110BDA">
        <w:rPr>
          <w:sz w:val="28"/>
          <w:szCs w:val="28"/>
          <w:lang w:bidi="en-US"/>
        </w:rPr>
        <w:t> </w:t>
      </w:r>
      <w:r w:rsidRPr="00110BDA">
        <w:rPr>
          <w:sz w:val="28"/>
          <w:szCs w:val="28"/>
          <w:lang w:bidi="en-US"/>
        </w:rPr>
        <w:t> </w:t>
      </w:r>
      <w:r w:rsidRPr="00110BDA">
        <w:rPr>
          <w:bCs/>
          <w:sz w:val="28"/>
          <w:szCs w:val="28"/>
          <w:lang w:bidi="en-US"/>
        </w:rPr>
        <w:t>B. served</w:t>
      </w:r>
      <w:r w:rsidRPr="00110BDA">
        <w:rPr>
          <w:sz w:val="28"/>
          <w:szCs w:val="28"/>
          <w:lang w:bidi="en-US"/>
        </w:rPr>
        <w:t> </w:t>
      </w:r>
      <w:r w:rsidRPr="00110BDA">
        <w:rPr>
          <w:sz w:val="28"/>
          <w:szCs w:val="28"/>
          <w:lang w:bidi="en-US"/>
        </w:rPr>
        <w:t> </w:t>
      </w:r>
      <w:r w:rsidRPr="00110BDA">
        <w:rPr>
          <w:bCs/>
          <w:sz w:val="28"/>
          <w:szCs w:val="28"/>
          <w:lang w:bidi="en-US"/>
        </w:rPr>
        <w:t>C. serving</w:t>
      </w:r>
      <w:r w:rsidRPr="00110BDA">
        <w:rPr>
          <w:sz w:val="28"/>
          <w:szCs w:val="28"/>
          <w:lang w:bidi="en-US"/>
        </w:rPr>
        <w:t> </w:t>
      </w:r>
      <w:r w:rsidRPr="00110BDA">
        <w:rPr>
          <w:sz w:val="28"/>
          <w:szCs w:val="28"/>
          <w:lang w:bidi="en-US"/>
        </w:rPr>
        <w:t> </w:t>
      </w:r>
      <w:r w:rsidRPr="00110BDA">
        <w:rPr>
          <w:bCs/>
          <w:sz w:val="28"/>
          <w:szCs w:val="28"/>
          <w:lang w:bidi="en-US"/>
        </w:rPr>
        <w:t>D. serves</w:t>
      </w:r>
    </w:p>
    <w:p w14:paraId="0486EEC5" w14:textId="7434E37B" w:rsidR="00D13833" w:rsidRPr="00110BDA" w:rsidRDefault="00D13833" w:rsidP="00110BDA">
      <w:pPr>
        <w:pStyle w:val="ListParagraph"/>
        <w:numPr>
          <w:ilvl w:val="0"/>
          <w:numId w:val="25"/>
        </w:numPr>
        <w:spacing w:line="276" w:lineRule="auto"/>
        <w:rPr>
          <w:bCs/>
          <w:sz w:val="28"/>
          <w:szCs w:val="28"/>
          <w:lang w:bidi="en-US"/>
        </w:rPr>
      </w:pPr>
      <w:r w:rsidRPr="00110BDA">
        <w:rPr>
          <w:bCs/>
          <w:sz w:val="28"/>
          <w:szCs w:val="28"/>
          <w:lang w:bidi="en-US"/>
        </w:rPr>
        <w:t>Our school usually starts ______ September 5th.</w:t>
      </w:r>
      <w:r w:rsidRPr="00110BDA">
        <w:rPr>
          <w:bCs/>
          <w:sz w:val="28"/>
          <w:szCs w:val="28"/>
          <w:lang w:bidi="en-US"/>
        </w:rPr>
        <w:br/>
        <w:t>A. on</w:t>
      </w:r>
      <w:r w:rsidRPr="00110BDA">
        <w:rPr>
          <w:sz w:val="28"/>
          <w:szCs w:val="28"/>
          <w:lang w:bidi="en-US"/>
        </w:rPr>
        <w:t> </w:t>
      </w:r>
      <w:r w:rsidRPr="00110BDA">
        <w:rPr>
          <w:sz w:val="28"/>
          <w:szCs w:val="28"/>
          <w:lang w:bidi="en-US"/>
        </w:rPr>
        <w:t> </w:t>
      </w:r>
      <w:r w:rsidRPr="00110BDA">
        <w:rPr>
          <w:bCs/>
          <w:sz w:val="28"/>
          <w:szCs w:val="28"/>
          <w:lang w:bidi="en-US"/>
        </w:rPr>
        <w:t>B. in</w:t>
      </w:r>
      <w:r w:rsidRPr="00110BDA">
        <w:rPr>
          <w:sz w:val="28"/>
          <w:szCs w:val="28"/>
          <w:lang w:bidi="en-US"/>
        </w:rPr>
        <w:t> </w:t>
      </w:r>
      <w:r w:rsidRPr="00110BDA">
        <w:rPr>
          <w:sz w:val="28"/>
          <w:szCs w:val="28"/>
          <w:lang w:bidi="en-US"/>
        </w:rPr>
        <w:t> </w:t>
      </w:r>
      <w:r w:rsidRPr="00110BDA">
        <w:rPr>
          <w:bCs/>
          <w:sz w:val="28"/>
          <w:szCs w:val="28"/>
          <w:lang w:bidi="en-US"/>
        </w:rPr>
        <w:t>C. at</w:t>
      </w:r>
      <w:r w:rsidRPr="00110BDA">
        <w:rPr>
          <w:sz w:val="28"/>
          <w:szCs w:val="28"/>
          <w:lang w:bidi="en-US"/>
        </w:rPr>
        <w:t> </w:t>
      </w:r>
      <w:r w:rsidRPr="00110BDA">
        <w:rPr>
          <w:sz w:val="28"/>
          <w:szCs w:val="28"/>
          <w:lang w:bidi="en-US"/>
        </w:rPr>
        <w:t> </w:t>
      </w:r>
      <w:r w:rsidRPr="00110BDA">
        <w:rPr>
          <w:bCs/>
          <w:sz w:val="28"/>
          <w:szCs w:val="28"/>
          <w:lang w:bidi="en-US"/>
        </w:rPr>
        <w:t>D. of</w:t>
      </w:r>
    </w:p>
    <w:p w14:paraId="4782ABF8" w14:textId="7B606D1B" w:rsidR="00D13833" w:rsidRPr="00110BDA" w:rsidRDefault="00D13833" w:rsidP="00110BDA">
      <w:pPr>
        <w:pStyle w:val="ListParagraph"/>
        <w:numPr>
          <w:ilvl w:val="0"/>
          <w:numId w:val="25"/>
        </w:numPr>
        <w:spacing w:line="276" w:lineRule="auto"/>
        <w:rPr>
          <w:bCs/>
          <w:sz w:val="28"/>
          <w:szCs w:val="28"/>
          <w:lang w:bidi="en-US"/>
        </w:rPr>
      </w:pPr>
      <w:r w:rsidRPr="00110BDA">
        <w:rPr>
          <w:bCs/>
          <w:sz w:val="28"/>
          <w:szCs w:val="28"/>
          <w:lang w:bidi="en-US"/>
        </w:rPr>
        <w:t>My sister ______ to a new flat since she got married.</w:t>
      </w:r>
      <w:r w:rsidRPr="00110BDA">
        <w:rPr>
          <w:bCs/>
          <w:sz w:val="28"/>
          <w:szCs w:val="28"/>
          <w:lang w:bidi="en-US"/>
        </w:rPr>
        <w:br/>
        <w:t>A. moved</w:t>
      </w:r>
      <w:r w:rsidRPr="00110BDA">
        <w:rPr>
          <w:sz w:val="28"/>
          <w:szCs w:val="28"/>
          <w:lang w:bidi="en-US"/>
        </w:rPr>
        <w:t> </w:t>
      </w:r>
      <w:r w:rsidRPr="00110BDA">
        <w:rPr>
          <w:sz w:val="28"/>
          <w:szCs w:val="28"/>
          <w:lang w:bidi="en-US"/>
        </w:rPr>
        <w:t> </w:t>
      </w:r>
      <w:r w:rsidRPr="00110BDA">
        <w:rPr>
          <w:bCs/>
          <w:sz w:val="28"/>
          <w:szCs w:val="28"/>
          <w:lang w:bidi="en-US"/>
        </w:rPr>
        <w:t>B. lives</w:t>
      </w:r>
      <w:r w:rsidRPr="00110BDA">
        <w:rPr>
          <w:sz w:val="28"/>
          <w:szCs w:val="28"/>
          <w:lang w:bidi="en-US"/>
        </w:rPr>
        <w:t> </w:t>
      </w:r>
      <w:r w:rsidRPr="00110BDA">
        <w:rPr>
          <w:sz w:val="28"/>
          <w:szCs w:val="28"/>
          <w:lang w:bidi="en-US"/>
        </w:rPr>
        <w:t> </w:t>
      </w:r>
      <w:r w:rsidRPr="00110BDA">
        <w:rPr>
          <w:bCs/>
          <w:sz w:val="28"/>
          <w:szCs w:val="28"/>
          <w:lang w:bidi="en-US"/>
        </w:rPr>
        <w:t>C. would live</w:t>
      </w:r>
      <w:r w:rsidRPr="00110BDA">
        <w:rPr>
          <w:sz w:val="28"/>
          <w:szCs w:val="28"/>
          <w:lang w:bidi="en-US"/>
        </w:rPr>
        <w:t> </w:t>
      </w:r>
      <w:r w:rsidRPr="00110BDA">
        <w:rPr>
          <w:sz w:val="28"/>
          <w:szCs w:val="28"/>
          <w:lang w:bidi="en-US"/>
        </w:rPr>
        <w:t> </w:t>
      </w:r>
      <w:r w:rsidRPr="00110BDA">
        <w:rPr>
          <w:bCs/>
          <w:sz w:val="28"/>
          <w:szCs w:val="28"/>
          <w:lang w:bidi="en-US"/>
        </w:rPr>
        <w:t>D. has moved</w:t>
      </w:r>
    </w:p>
    <w:p w14:paraId="7B0C2FF8" w14:textId="792EB083" w:rsidR="00D13833" w:rsidRPr="00110BDA" w:rsidRDefault="00D13833" w:rsidP="00110BDA">
      <w:pPr>
        <w:pStyle w:val="ListParagraph"/>
        <w:numPr>
          <w:ilvl w:val="0"/>
          <w:numId w:val="25"/>
        </w:numPr>
        <w:spacing w:line="276" w:lineRule="auto"/>
        <w:rPr>
          <w:bCs/>
          <w:sz w:val="28"/>
          <w:szCs w:val="28"/>
          <w:lang w:bidi="en-US"/>
        </w:rPr>
      </w:pPr>
      <w:r w:rsidRPr="00110BDA">
        <w:rPr>
          <w:bCs/>
          <w:sz w:val="28"/>
          <w:szCs w:val="28"/>
          <w:lang w:bidi="en-US"/>
        </w:rPr>
        <w:t>Malaysia is ______ into two regions, known as West Malaysia and East Malaysia.</w:t>
      </w:r>
      <w:r w:rsidRPr="00110BDA">
        <w:rPr>
          <w:bCs/>
          <w:sz w:val="28"/>
          <w:szCs w:val="28"/>
          <w:lang w:bidi="en-US"/>
        </w:rPr>
        <w:br/>
        <w:t>A. consisted</w:t>
      </w:r>
      <w:r w:rsidRPr="00110BDA">
        <w:rPr>
          <w:sz w:val="28"/>
          <w:szCs w:val="28"/>
          <w:lang w:bidi="en-US"/>
        </w:rPr>
        <w:t> </w:t>
      </w:r>
      <w:r w:rsidRPr="00110BDA">
        <w:rPr>
          <w:sz w:val="28"/>
          <w:szCs w:val="28"/>
          <w:lang w:bidi="en-US"/>
        </w:rPr>
        <w:t> </w:t>
      </w:r>
      <w:r w:rsidRPr="00110BDA">
        <w:rPr>
          <w:bCs/>
          <w:sz w:val="28"/>
          <w:szCs w:val="28"/>
          <w:lang w:bidi="en-US"/>
        </w:rPr>
        <w:t>B. included</w:t>
      </w:r>
      <w:r w:rsidRPr="00110BDA">
        <w:rPr>
          <w:sz w:val="28"/>
          <w:szCs w:val="28"/>
          <w:lang w:bidi="en-US"/>
        </w:rPr>
        <w:t> </w:t>
      </w:r>
      <w:r w:rsidRPr="00110BDA">
        <w:rPr>
          <w:sz w:val="28"/>
          <w:szCs w:val="28"/>
          <w:lang w:bidi="en-US"/>
        </w:rPr>
        <w:t> </w:t>
      </w:r>
      <w:r w:rsidRPr="00110BDA">
        <w:rPr>
          <w:bCs/>
          <w:sz w:val="28"/>
          <w:szCs w:val="28"/>
          <w:lang w:bidi="en-US"/>
        </w:rPr>
        <w:t>C. directed</w:t>
      </w:r>
      <w:r w:rsidRPr="00110BDA">
        <w:rPr>
          <w:sz w:val="28"/>
          <w:szCs w:val="28"/>
          <w:lang w:bidi="en-US"/>
        </w:rPr>
        <w:t> </w:t>
      </w:r>
      <w:r w:rsidRPr="00110BDA">
        <w:rPr>
          <w:sz w:val="28"/>
          <w:szCs w:val="28"/>
          <w:lang w:bidi="en-US"/>
        </w:rPr>
        <w:t> </w:t>
      </w:r>
      <w:r w:rsidRPr="00110BDA">
        <w:rPr>
          <w:bCs/>
          <w:sz w:val="28"/>
          <w:szCs w:val="28"/>
          <w:lang w:bidi="en-US"/>
        </w:rPr>
        <w:t>D. divided</w:t>
      </w:r>
    </w:p>
    <w:p w14:paraId="4D11E85C" w14:textId="3FC4DA6D" w:rsidR="00D13833" w:rsidRPr="00110BDA" w:rsidRDefault="00D13833" w:rsidP="00110BDA">
      <w:pPr>
        <w:pStyle w:val="NormalWeb"/>
        <w:numPr>
          <w:ilvl w:val="0"/>
          <w:numId w:val="25"/>
        </w:numPr>
        <w:rPr>
          <w:sz w:val="28"/>
          <w:szCs w:val="28"/>
        </w:rPr>
      </w:pPr>
      <w:r w:rsidRPr="00110BDA">
        <w:rPr>
          <w:sz w:val="28"/>
          <w:szCs w:val="28"/>
        </w:rPr>
        <w:t>The tour guide provided a fascinating ______ of the historical landmark.</w:t>
      </w:r>
      <w:r w:rsidRPr="00110BDA">
        <w:rPr>
          <w:sz w:val="28"/>
          <w:szCs w:val="28"/>
        </w:rPr>
        <w:br/>
        <w:t>A. descriptive</w:t>
      </w:r>
      <w:r w:rsidRPr="00110BDA">
        <w:rPr>
          <w:sz w:val="28"/>
          <w:szCs w:val="28"/>
        </w:rPr>
        <w:t> </w:t>
      </w:r>
      <w:r w:rsidRPr="00110BDA">
        <w:rPr>
          <w:sz w:val="28"/>
          <w:szCs w:val="28"/>
        </w:rPr>
        <w:t> </w:t>
      </w:r>
      <w:r w:rsidRPr="00110BDA">
        <w:rPr>
          <w:sz w:val="28"/>
          <w:szCs w:val="28"/>
        </w:rPr>
        <w:t>B. describe</w:t>
      </w:r>
      <w:r w:rsidRPr="00110BDA">
        <w:rPr>
          <w:sz w:val="28"/>
          <w:szCs w:val="28"/>
        </w:rPr>
        <w:t> </w:t>
      </w:r>
      <w:r w:rsidRPr="00110BDA">
        <w:rPr>
          <w:sz w:val="28"/>
          <w:szCs w:val="28"/>
        </w:rPr>
        <w:t> </w:t>
      </w:r>
      <w:r w:rsidRPr="00110BDA">
        <w:rPr>
          <w:sz w:val="28"/>
          <w:szCs w:val="28"/>
        </w:rPr>
        <w:t>C. description</w:t>
      </w:r>
      <w:r w:rsidRPr="00110BDA">
        <w:rPr>
          <w:sz w:val="28"/>
          <w:szCs w:val="28"/>
        </w:rPr>
        <w:t> </w:t>
      </w:r>
      <w:r w:rsidRPr="00110BDA">
        <w:rPr>
          <w:sz w:val="28"/>
          <w:szCs w:val="28"/>
        </w:rPr>
        <w:t> </w:t>
      </w:r>
      <w:r w:rsidRPr="00110BDA">
        <w:rPr>
          <w:sz w:val="28"/>
          <w:szCs w:val="28"/>
        </w:rPr>
        <w:t>D. descriptively</w:t>
      </w:r>
    </w:p>
    <w:p w14:paraId="085D88C3" w14:textId="0182943C" w:rsidR="00A87B84" w:rsidRPr="00110BDA" w:rsidRDefault="00A87B84" w:rsidP="00110BDA">
      <w:pPr>
        <w:spacing w:after="0" w:line="276" w:lineRule="auto"/>
        <w:rPr>
          <w:rFonts w:ascii="Times New Roman" w:hAnsi="Times New Roman" w:cs="Times New Roman"/>
          <w:b/>
          <w:bCs/>
          <w:sz w:val="28"/>
          <w:szCs w:val="28"/>
          <w:lang w:bidi="en-US"/>
        </w:rPr>
      </w:pPr>
      <w:r w:rsidRPr="00110BDA">
        <w:rPr>
          <w:rFonts w:ascii="Times New Roman" w:hAnsi="Times New Roman" w:cs="Times New Roman"/>
          <w:b/>
          <w:bCs/>
          <w:sz w:val="28"/>
          <w:szCs w:val="28"/>
          <w:lang w:bidi="en-US"/>
        </w:rPr>
        <w:t>Section II. Complete each sentence with an appropriate form of the word in brackets.(1pt)</w:t>
      </w:r>
    </w:p>
    <w:p w14:paraId="531B33D4" w14:textId="4762BA7D" w:rsidR="00085D85" w:rsidRPr="00110BDA" w:rsidRDefault="00085D85" w:rsidP="00110BDA">
      <w:pPr>
        <w:pStyle w:val="ListParagraph"/>
        <w:numPr>
          <w:ilvl w:val="0"/>
          <w:numId w:val="25"/>
        </w:numPr>
        <w:spacing w:line="276" w:lineRule="auto"/>
        <w:rPr>
          <w:sz w:val="28"/>
          <w:szCs w:val="28"/>
          <w:lang w:bidi="en-US"/>
        </w:rPr>
      </w:pPr>
      <w:r w:rsidRPr="00110BDA">
        <w:rPr>
          <w:sz w:val="28"/>
          <w:szCs w:val="28"/>
          <w:lang w:bidi="en-US"/>
        </w:rPr>
        <w:t xml:space="preserve">The storm knocked out the power, leaving the entire neighborhood without _______________ lights. </w:t>
      </w:r>
      <w:r w:rsidRPr="00110BDA">
        <w:rPr>
          <w:b/>
          <w:bCs/>
          <w:sz w:val="28"/>
          <w:szCs w:val="28"/>
          <w:lang w:bidi="en-US"/>
        </w:rPr>
        <w:t>(electricity)</w:t>
      </w:r>
    </w:p>
    <w:p w14:paraId="55A0245B" w14:textId="0666CEB1" w:rsidR="00085D85" w:rsidRPr="00110BDA" w:rsidRDefault="00085D85" w:rsidP="00110BDA">
      <w:pPr>
        <w:pStyle w:val="ListParagraph"/>
        <w:numPr>
          <w:ilvl w:val="0"/>
          <w:numId w:val="25"/>
        </w:numPr>
        <w:spacing w:line="276" w:lineRule="auto"/>
        <w:rPr>
          <w:sz w:val="28"/>
          <w:szCs w:val="28"/>
          <w:lang w:bidi="en-US"/>
        </w:rPr>
      </w:pPr>
      <w:r w:rsidRPr="00110BDA">
        <w:rPr>
          <w:sz w:val="28"/>
          <w:szCs w:val="28"/>
          <w:lang w:bidi="en-US"/>
        </w:rPr>
        <w:t xml:space="preserve">It's important to wear clothes that fit _______________ during long flights. </w:t>
      </w:r>
      <w:r w:rsidRPr="00110BDA">
        <w:rPr>
          <w:b/>
          <w:bCs/>
          <w:sz w:val="28"/>
          <w:szCs w:val="28"/>
          <w:lang w:bidi="en-US"/>
        </w:rPr>
        <w:t>(comfort)</w:t>
      </w:r>
    </w:p>
    <w:p w14:paraId="7B9F96D0" w14:textId="5CA2A881" w:rsidR="00085D85" w:rsidRPr="00110BDA" w:rsidRDefault="00085D85" w:rsidP="00110BDA">
      <w:pPr>
        <w:pStyle w:val="ListParagraph"/>
        <w:numPr>
          <w:ilvl w:val="0"/>
          <w:numId w:val="25"/>
        </w:numPr>
        <w:spacing w:line="276" w:lineRule="auto"/>
        <w:rPr>
          <w:sz w:val="28"/>
          <w:szCs w:val="28"/>
          <w:lang w:bidi="en-US"/>
        </w:rPr>
      </w:pPr>
      <w:r w:rsidRPr="00110BDA">
        <w:rPr>
          <w:sz w:val="28"/>
          <w:szCs w:val="28"/>
          <w:lang w:bidi="en-US"/>
        </w:rPr>
        <w:lastRenderedPageBreak/>
        <w:t xml:space="preserve">The firefighter's _______________ actions saved many lives during the rescue. </w:t>
      </w:r>
      <w:r w:rsidRPr="00110BDA">
        <w:rPr>
          <w:b/>
          <w:bCs/>
          <w:sz w:val="28"/>
          <w:szCs w:val="28"/>
          <w:lang w:bidi="en-US"/>
        </w:rPr>
        <w:t>(fear)</w:t>
      </w:r>
    </w:p>
    <w:p w14:paraId="3469AF03" w14:textId="4A671C39" w:rsidR="00085D85" w:rsidRPr="00110BDA" w:rsidRDefault="00085D85" w:rsidP="00110BDA">
      <w:pPr>
        <w:pStyle w:val="ListParagraph"/>
        <w:numPr>
          <w:ilvl w:val="0"/>
          <w:numId w:val="25"/>
        </w:numPr>
        <w:spacing w:line="276" w:lineRule="auto"/>
        <w:rPr>
          <w:sz w:val="28"/>
          <w:szCs w:val="28"/>
          <w:lang w:bidi="en-US"/>
        </w:rPr>
      </w:pPr>
      <w:r w:rsidRPr="00110BDA">
        <w:rPr>
          <w:sz w:val="28"/>
          <w:szCs w:val="28"/>
          <w:lang w:bidi="en-US"/>
        </w:rPr>
        <w:t xml:space="preserve">The company strictly regulates the use of _______________ to ensure the safety of the environment. </w:t>
      </w:r>
      <w:r w:rsidRPr="00110BDA">
        <w:rPr>
          <w:b/>
          <w:bCs/>
          <w:sz w:val="28"/>
          <w:szCs w:val="28"/>
          <w:lang w:bidi="en-US"/>
        </w:rPr>
        <w:t>(chemist)</w:t>
      </w:r>
    </w:p>
    <w:p w14:paraId="4BDD951D" w14:textId="3FA6BB88" w:rsidR="00950AF9" w:rsidRPr="00110BDA" w:rsidRDefault="00950AF9" w:rsidP="00110BDA">
      <w:pPr>
        <w:spacing w:after="0" w:line="276" w:lineRule="auto"/>
        <w:rPr>
          <w:rFonts w:ascii="Times New Roman" w:hAnsi="Times New Roman" w:cs="Times New Roman"/>
          <w:b/>
          <w:bCs/>
          <w:sz w:val="28"/>
          <w:szCs w:val="28"/>
          <w:lang w:bidi="en-US"/>
        </w:rPr>
      </w:pPr>
      <w:r w:rsidRPr="00110BDA">
        <w:rPr>
          <w:rFonts w:ascii="Times New Roman" w:hAnsi="Times New Roman" w:cs="Times New Roman"/>
          <w:b/>
          <w:bCs/>
          <w:sz w:val="28"/>
          <w:szCs w:val="28"/>
          <w:lang w:bidi="en-US"/>
        </w:rPr>
        <w:t>PART C: READING AND COMPREHENSION</w:t>
      </w:r>
    </w:p>
    <w:p w14:paraId="24270D96" w14:textId="34E195B5" w:rsidR="00950AF9" w:rsidRPr="00110BDA" w:rsidRDefault="00950AF9" w:rsidP="00110BDA">
      <w:pPr>
        <w:pStyle w:val="NormalWeb"/>
        <w:numPr>
          <w:ilvl w:val="0"/>
          <w:numId w:val="1"/>
        </w:numPr>
        <w:spacing w:before="0" w:beforeAutospacing="0" w:after="0" w:afterAutospacing="0" w:line="276" w:lineRule="auto"/>
        <w:rPr>
          <w:b/>
          <w:bCs/>
          <w:sz w:val="28"/>
          <w:szCs w:val="28"/>
          <w:lang w:bidi="en-US"/>
        </w:rPr>
      </w:pPr>
      <w:r w:rsidRPr="00110BDA">
        <w:rPr>
          <w:b/>
          <w:bCs/>
          <w:sz w:val="28"/>
          <w:szCs w:val="28"/>
          <w:lang w:bidi="en-US"/>
        </w:rPr>
        <w:t>Read the following passage and fill in each gap with a suitable word provided in the box (1,0pt)</w:t>
      </w:r>
    </w:p>
    <w:tbl>
      <w:tblPr>
        <w:tblStyle w:val="TableGrid"/>
        <w:tblW w:w="9450" w:type="dxa"/>
        <w:tblInd w:w="715" w:type="dxa"/>
        <w:tblLook w:val="04A0" w:firstRow="1" w:lastRow="0" w:firstColumn="1" w:lastColumn="0" w:noHBand="0" w:noVBand="1"/>
      </w:tblPr>
      <w:tblGrid>
        <w:gridCol w:w="9450"/>
      </w:tblGrid>
      <w:tr w:rsidR="00950AF9" w:rsidRPr="00110BDA" w14:paraId="1E0F479F" w14:textId="77777777" w:rsidTr="00110BDA">
        <w:tc>
          <w:tcPr>
            <w:tcW w:w="9450" w:type="dxa"/>
            <w:vAlign w:val="bottom"/>
          </w:tcPr>
          <w:p w14:paraId="003C22CA" w14:textId="23118A34" w:rsidR="00094908" w:rsidRPr="00110BDA" w:rsidRDefault="00842C35" w:rsidP="00110BDA">
            <w:pPr>
              <w:pStyle w:val="NormalWeb"/>
              <w:shd w:val="clear" w:color="auto" w:fill="FFFFFF"/>
              <w:spacing w:before="0" w:beforeAutospacing="0" w:after="0" w:afterAutospacing="0" w:line="276" w:lineRule="auto"/>
              <w:rPr>
                <w:b/>
                <w:bCs/>
                <w:iCs/>
                <w:sz w:val="28"/>
                <w:szCs w:val="28"/>
              </w:rPr>
            </w:pPr>
            <w:r w:rsidRPr="00110BDA">
              <w:rPr>
                <w:b/>
                <w:bCs/>
                <w:iCs/>
                <w:sz w:val="28"/>
                <w:szCs w:val="28"/>
              </w:rPr>
              <w:t xml:space="preserve">aware   </w:t>
            </w:r>
            <w:r w:rsidR="00110BDA">
              <w:rPr>
                <w:b/>
                <w:bCs/>
                <w:iCs/>
                <w:sz w:val="28"/>
                <w:szCs w:val="28"/>
              </w:rPr>
              <w:t xml:space="preserve">    </w:t>
            </w:r>
            <w:r w:rsidRPr="00110BDA">
              <w:rPr>
                <w:b/>
                <w:bCs/>
                <w:iCs/>
                <w:sz w:val="28"/>
                <w:szCs w:val="28"/>
              </w:rPr>
              <w:t xml:space="preserve">making  </w:t>
            </w:r>
            <w:r w:rsidR="00110BDA">
              <w:rPr>
                <w:b/>
                <w:bCs/>
                <w:iCs/>
                <w:sz w:val="28"/>
                <w:szCs w:val="28"/>
              </w:rPr>
              <w:t xml:space="preserve">    </w:t>
            </w:r>
            <w:r w:rsidRPr="00110BDA">
              <w:rPr>
                <w:b/>
                <w:bCs/>
                <w:iCs/>
                <w:sz w:val="28"/>
                <w:szCs w:val="28"/>
              </w:rPr>
              <w:t xml:space="preserve"> privacy  </w:t>
            </w:r>
            <w:r w:rsidR="00110BDA">
              <w:rPr>
                <w:b/>
                <w:bCs/>
                <w:iCs/>
                <w:sz w:val="28"/>
                <w:szCs w:val="28"/>
              </w:rPr>
              <w:t xml:space="preserve">    </w:t>
            </w:r>
            <w:r w:rsidRPr="00110BDA">
              <w:rPr>
                <w:b/>
                <w:bCs/>
                <w:iCs/>
                <w:sz w:val="28"/>
                <w:szCs w:val="28"/>
              </w:rPr>
              <w:t xml:space="preserve">afraid </w:t>
            </w:r>
            <w:r w:rsidR="00110BDA">
              <w:rPr>
                <w:b/>
                <w:bCs/>
                <w:iCs/>
                <w:sz w:val="28"/>
                <w:szCs w:val="28"/>
              </w:rPr>
              <w:t xml:space="preserve">     </w:t>
            </w:r>
            <w:r w:rsidRPr="00110BDA">
              <w:rPr>
                <w:b/>
                <w:bCs/>
                <w:iCs/>
                <w:sz w:val="28"/>
                <w:szCs w:val="28"/>
              </w:rPr>
              <w:t xml:space="preserve">becoming </w:t>
            </w:r>
            <w:r w:rsidR="00110BDA">
              <w:rPr>
                <w:b/>
                <w:bCs/>
                <w:iCs/>
                <w:sz w:val="28"/>
                <w:szCs w:val="28"/>
              </w:rPr>
              <w:t xml:space="preserve">      </w:t>
            </w:r>
            <w:r w:rsidRPr="00110BDA">
              <w:rPr>
                <w:b/>
                <w:bCs/>
                <w:iCs/>
                <w:sz w:val="28"/>
                <w:szCs w:val="28"/>
              </w:rPr>
              <w:t>relationship</w:t>
            </w:r>
          </w:p>
        </w:tc>
      </w:tr>
    </w:tbl>
    <w:p w14:paraId="51102A7A" w14:textId="77777777" w:rsidR="00842C35" w:rsidRPr="00842C35" w:rsidRDefault="00842C35" w:rsidP="00110BDA">
      <w:pPr>
        <w:pStyle w:val="NormalWeb"/>
        <w:shd w:val="clear" w:color="auto" w:fill="FFFFFF"/>
        <w:spacing w:before="0" w:after="0" w:line="276" w:lineRule="auto"/>
        <w:rPr>
          <w:sz w:val="28"/>
          <w:szCs w:val="28"/>
          <w:lang w:bidi="en-US"/>
        </w:rPr>
      </w:pPr>
      <w:r w:rsidRPr="00842C35">
        <w:rPr>
          <w:sz w:val="28"/>
          <w:szCs w:val="28"/>
          <w:lang w:bidi="en-US"/>
        </w:rPr>
        <w:t>Teenagers often go through phases where they seek more (17) __________ and spend more time alone, including isolating themselves in their rooms and interacting less with their families. This behavior is usually a normal part of growing up, as adolescents work on (18) __________ independent and forming their own identities.</w:t>
      </w:r>
    </w:p>
    <w:p w14:paraId="743A6AC0" w14:textId="63DBAC34" w:rsidR="00842C35" w:rsidRPr="00842C35" w:rsidRDefault="00842C35" w:rsidP="00110BDA">
      <w:pPr>
        <w:pStyle w:val="NormalWeb"/>
        <w:shd w:val="clear" w:color="auto" w:fill="FFFFFF"/>
        <w:spacing w:before="0" w:after="0" w:line="276" w:lineRule="auto"/>
        <w:rPr>
          <w:sz w:val="28"/>
          <w:szCs w:val="28"/>
          <w:lang w:bidi="en-US"/>
        </w:rPr>
      </w:pPr>
      <w:r w:rsidRPr="00842C35">
        <w:rPr>
          <w:sz w:val="28"/>
          <w:szCs w:val="28"/>
          <w:lang w:bidi="en-US"/>
        </w:rPr>
        <w:t xml:space="preserve">However, it's crucial for parents and caregivers to be (19) __________ of changes in behavior that might indicate deeper issues like depression, anxiety, or other emotional problems. If a teenager's withdrawal from family </w:t>
      </w:r>
      <w:r w:rsidRPr="00110BDA">
        <w:rPr>
          <w:iCs/>
          <w:sz w:val="28"/>
          <w:szCs w:val="28"/>
        </w:rPr>
        <w:t>accompanied by</w:t>
      </w:r>
      <w:r w:rsidRPr="00110BDA">
        <w:rPr>
          <w:b/>
          <w:bCs/>
          <w:iCs/>
          <w:sz w:val="28"/>
          <w:szCs w:val="28"/>
        </w:rPr>
        <w:t xml:space="preserve"> </w:t>
      </w:r>
      <w:r w:rsidRPr="00842C35">
        <w:rPr>
          <w:sz w:val="28"/>
          <w:szCs w:val="28"/>
          <w:lang w:bidi="en-US"/>
        </w:rPr>
        <w:t>noticeable changes in mood, behavior, or school performance, it may be a cause for concern.</w:t>
      </w:r>
    </w:p>
    <w:p w14:paraId="001E3F31" w14:textId="2BCD1C45" w:rsidR="00842C35" w:rsidRPr="00110BDA" w:rsidRDefault="00842C35" w:rsidP="00110BDA">
      <w:pPr>
        <w:pStyle w:val="NormalWeb"/>
        <w:shd w:val="clear" w:color="auto" w:fill="FFFFFF"/>
        <w:spacing w:before="0" w:after="0" w:line="276" w:lineRule="auto"/>
        <w:rPr>
          <w:sz w:val="28"/>
          <w:szCs w:val="28"/>
          <w:lang w:bidi="en-US"/>
        </w:rPr>
      </w:pPr>
      <w:r w:rsidRPr="00842C35">
        <w:rPr>
          <w:sz w:val="28"/>
          <w:szCs w:val="28"/>
          <w:lang w:bidi="en-US"/>
        </w:rPr>
        <w:t>Effective communication is essential for understanding a teenager's experiences. Encouraging open and honest discussions, showing care and concern, and offering support can help improve the (2</w:t>
      </w:r>
      <w:r w:rsidR="00850C14" w:rsidRPr="00110BDA">
        <w:rPr>
          <w:sz w:val="28"/>
          <w:szCs w:val="28"/>
          <w:lang w:bidi="en-US"/>
        </w:rPr>
        <w:t>0</w:t>
      </w:r>
      <w:r w:rsidRPr="00842C35">
        <w:rPr>
          <w:sz w:val="28"/>
          <w:szCs w:val="28"/>
          <w:lang w:bidi="en-US"/>
        </w:rPr>
        <w:t>) __________ between teenagers and their families.</w:t>
      </w:r>
    </w:p>
    <w:p w14:paraId="4CBB4AA3" w14:textId="66C0DE8A" w:rsidR="00DC4AEA" w:rsidRPr="00110BDA" w:rsidRDefault="00DC4AEA" w:rsidP="00110BDA">
      <w:pPr>
        <w:pStyle w:val="NormalWeb"/>
        <w:shd w:val="clear" w:color="auto" w:fill="FFFFFF"/>
        <w:spacing w:before="0" w:beforeAutospacing="0" w:after="0" w:afterAutospacing="0" w:line="276" w:lineRule="auto"/>
        <w:rPr>
          <w:b/>
          <w:bCs/>
          <w:sz w:val="28"/>
          <w:szCs w:val="28"/>
          <w:lang w:bidi="en-US"/>
        </w:rPr>
      </w:pPr>
      <w:r w:rsidRPr="00110BDA">
        <w:rPr>
          <w:b/>
          <w:bCs/>
          <w:sz w:val="28"/>
          <w:szCs w:val="28"/>
          <w:lang w:bidi="en-US"/>
        </w:rPr>
        <w:t>Section II. Read the following passage and choose the word (A, B, C or D) which best fits each of the numbered blanks.</w:t>
      </w:r>
    </w:p>
    <w:p w14:paraId="1F64E84A" w14:textId="3F959E58" w:rsidR="00965812" w:rsidRPr="00110BDA" w:rsidRDefault="00F21738" w:rsidP="00110BDA">
      <w:pPr>
        <w:tabs>
          <w:tab w:val="left" w:pos="360"/>
        </w:tabs>
        <w:spacing w:line="276" w:lineRule="auto"/>
        <w:rPr>
          <w:rFonts w:ascii="Times New Roman" w:hAnsi="Times New Roman" w:cs="Times New Roman"/>
          <w:sz w:val="28"/>
          <w:szCs w:val="28"/>
        </w:rPr>
      </w:pPr>
      <w:r w:rsidRPr="00110BDA">
        <w:rPr>
          <w:rFonts w:ascii="Times New Roman" w:hAnsi="Times New Roman" w:cs="Times New Roman"/>
          <w:sz w:val="28"/>
          <w:szCs w:val="28"/>
          <w:lang w:bidi="en-US"/>
        </w:rPr>
        <w:t xml:space="preserve">    </w:t>
      </w:r>
      <w:bookmarkStart w:id="0" w:name="_Hlk228031085"/>
      <w:r w:rsidR="00965812" w:rsidRPr="00110BDA">
        <w:rPr>
          <w:rFonts w:ascii="Times New Roman" w:hAnsi="Times New Roman" w:cs="Times New Roman"/>
          <w:sz w:val="28"/>
          <w:szCs w:val="28"/>
        </w:rPr>
        <w:t>There are as many kinds of careers as there are people. The kind of career you have can affect your life in many ways. For example, it can determine where you live and the friends you make. It can reflect how much education you have and can determine the (</w:t>
      </w:r>
      <w:r w:rsidR="00992BC1" w:rsidRPr="00110BDA">
        <w:rPr>
          <w:rFonts w:ascii="Times New Roman" w:hAnsi="Times New Roman" w:cs="Times New Roman"/>
          <w:sz w:val="28"/>
          <w:szCs w:val="28"/>
        </w:rPr>
        <w:t>2</w:t>
      </w:r>
      <w:r w:rsidR="00965812" w:rsidRPr="00110BDA">
        <w:rPr>
          <w:rFonts w:ascii="Times New Roman" w:hAnsi="Times New Roman" w:cs="Times New Roman"/>
          <w:sz w:val="28"/>
          <w:szCs w:val="28"/>
          <w:lang w:val="vi-VN"/>
        </w:rPr>
        <w:t>1</w:t>
      </w:r>
      <w:r w:rsidR="00965812" w:rsidRPr="00110BDA">
        <w:rPr>
          <w:rFonts w:ascii="Times New Roman" w:hAnsi="Times New Roman" w:cs="Times New Roman"/>
          <w:sz w:val="28"/>
          <w:szCs w:val="28"/>
        </w:rPr>
        <w:t>) _____________ of money you earn. Your career can also affect the way you feel about yourself and the way other people act toward you.</w:t>
      </w:r>
    </w:p>
    <w:p w14:paraId="7D302C21" w14:textId="4FBBF103" w:rsidR="00965812" w:rsidRPr="00110BDA" w:rsidRDefault="00965812" w:rsidP="00110BDA">
      <w:pPr>
        <w:tabs>
          <w:tab w:val="left" w:pos="360"/>
        </w:tabs>
        <w:spacing w:line="276" w:lineRule="auto"/>
        <w:rPr>
          <w:rFonts w:ascii="Times New Roman" w:hAnsi="Times New Roman" w:cs="Times New Roman"/>
          <w:sz w:val="28"/>
          <w:szCs w:val="28"/>
        </w:rPr>
      </w:pPr>
      <w:r w:rsidRPr="00110BDA">
        <w:rPr>
          <w:rFonts w:ascii="Times New Roman" w:hAnsi="Times New Roman" w:cs="Times New Roman"/>
          <w:sz w:val="28"/>
          <w:szCs w:val="28"/>
        </w:rPr>
        <w:tab/>
        <w:t>To make wise career decisions and plans, you need as much information as (</w:t>
      </w:r>
      <w:r w:rsidR="00992BC1" w:rsidRPr="00110BDA">
        <w:rPr>
          <w:rFonts w:ascii="Times New Roman" w:hAnsi="Times New Roman" w:cs="Times New Roman"/>
          <w:sz w:val="28"/>
          <w:szCs w:val="28"/>
        </w:rPr>
        <w:t>2</w:t>
      </w:r>
      <w:r w:rsidRPr="00110BDA">
        <w:rPr>
          <w:rFonts w:ascii="Times New Roman" w:hAnsi="Times New Roman" w:cs="Times New Roman"/>
          <w:sz w:val="28"/>
          <w:szCs w:val="28"/>
          <w:lang w:val="vi-VN"/>
        </w:rPr>
        <w:t>2</w:t>
      </w:r>
      <w:r w:rsidRPr="00110BDA">
        <w:rPr>
          <w:rFonts w:ascii="Times New Roman" w:hAnsi="Times New Roman" w:cs="Times New Roman"/>
          <w:sz w:val="28"/>
          <w:szCs w:val="28"/>
        </w:rPr>
        <w:t xml:space="preserve">) _____________. The more you know about yourself and career opportunities, the better chance you will have to choose a satisfying career. Before you begin to explore career fields, you should determine your values, your interests, and your aptitudes. Each person has many values, which vary </w:t>
      </w:r>
      <w:r w:rsidR="00992BC1" w:rsidRPr="00110BDA">
        <w:rPr>
          <w:rFonts w:ascii="Times New Roman" w:hAnsi="Times New Roman" w:cs="Times New Roman"/>
          <w:sz w:val="28"/>
          <w:szCs w:val="28"/>
        </w:rPr>
        <w:t>in</w:t>
      </w:r>
      <w:r w:rsidRPr="00110BDA">
        <w:rPr>
          <w:rFonts w:ascii="Times New Roman" w:hAnsi="Times New Roman" w:cs="Times New Roman"/>
          <w:sz w:val="28"/>
          <w:szCs w:val="28"/>
        </w:rPr>
        <w:t xml:space="preserve"> strength. For example, money is the strongest value for some people - that is, wealth is more important to them than anything else. (</w:t>
      </w:r>
      <w:r w:rsidR="00992BC1" w:rsidRPr="00110BDA">
        <w:rPr>
          <w:rFonts w:ascii="Times New Roman" w:hAnsi="Times New Roman" w:cs="Times New Roman"/>
          <w:sz w:val="28"/>
          <w:szCs w:val="28"/>
        </w:rPr>
        <w:t>23</w:t>
      </w:r>
      <w:r w:rsidRPr="00110BDA">
        <w:rPr>
          <w:rFonts w:ascii="Times New Roman" w:hAnsi="Times New Roman" w:cs="Times New Roman"/>
          <w:sz w:val="28"/>
          <w:szCs w:val="28"/>
        </w:rPr>
        <w:t>) _____________, they focus their thoughts, behavior, and emotions on the goal of earning a high income. Other values include devotion to religion, (</w:t>
      </w:r>
      <w:r w:rsidR="00992BC1" w:rsidRPr="00110BDA">
        <w:rPr>
          <w:rFonts w:ascii="Times New Roman" w:hAnsi="Times New Roman" w:cs="Times New Roman"/>
          <w:sz w:val="28"/>
          <w:szCs w:val="28"/>
        </w:rPr>
        <w:t>24</w:t>
      </w:r>
      <w:r w:rsidRPr="00110BDA">
        <w:rPr>
          <w:rFonts w:ascii="Times New Roman" w:hAnsi="Times New Roman" w:cs="Times New Roman"/>
          <w:sz w:val="28"/>
          <w:szCs w:val="28"/>
        </w:rPr>
        <w:t>) _____________ risks, spending time with family, and helping others. You can develop an understanding of your values by asking yourself what is most important to you and by examining your beliefs.</w:t>
      </w:r>
    </w:p>
    <w:p w14:paraId="5FF71840" w14:textId="3F9138DE" w:rsidR="00965812" w:rsidRPr="00110BDA" w:rsidRDefault="00965812" w:rsidP="00110BDA">
      <w:pPr>
        <w:pStyle w:val="ListParagraph"/>
        <w:numPr>
          <w:ilvl w:val="0"/>
          <w:numId w:val="43"/>
        </w:numPr>
        <w:tabs>
          <w:tab w:val="left" w:pos="360"/>
          <w:tab w:val="left" w:pos="2700"/>
          <w:tab w:val="left" w:pos="5400"/>
          <w:tab w:val="left" w:pos="8100"/>
        </w:tabs>
        <w:spacing w:line="276" w:lineRule="auto"/>
        <w:rPr>
          <w:sz w:val="28"/>
          <w:szCs w:val="28"/>
        </w:rPr>
      </w:pPr>
      <w:r w:rsidRPr="00110BDA">
        <w:rPr>
          <w:sz w:val="28"/>
          <w:szCs w:val="28"/>
        </w:rPr>
        <w:lastRenderedPageBreak/>
        <w:t>A. number</w:t>
      </w:r>
      <w:r w:rsidRPr="00110BDA">
        <w:rPr>
          <w:sz w:val="28"/>
          <w:szCs w:val="28"/>
        </w:rPr>
        <w:tab/>
        <w:t>B. total</w:t>
      </w:r>
      <w:r w:rsidRPr="00110BDA">
        <w:rPr>
          <w:sz w:val="28"/>
          <w:szCs w:val="28"/>
        </w:rPr>
        <w:tab/>
        <w:t>C. amount</w:t>
      </w:r>
      <w:r w:rsidRPr="00110BDA">
        <w:rPr>
          <w:sz w:val="28"/>
          <w:szCs w:val="28"/>
        </w:rPr>
        <w:tab/>
        <w:t>D. sum</w:t>
      </w:r>
    </w:p>
    <w:p w14:paraId="256A35D4" w14:textId="09F0B2B7" w:rsidR="00965812" w:rsidRPr="00110BDA" w:rsidRDefault="00965812" w:rsidP="00110BDA">
      <w:pPr>
        <w:pStyle w:val="ListParagraph"/>
        <w:numPr>
          <w:ilvl w:val="0"/>
          <w:numId w:val="43"/>
        </w:numPr>
        <w:tabs>
          <w:tab w:val="left" w:pos="360"/>
          <w:tab w:val="left" w:pos="2700"/>
          <w:tab w:val="left" w:pos="5400"/>
          <w:tab w:val="left" w:pos="8100"/>
        </w:tabs>
        <w:spacing w:line="276" w:lineRule="auto"/>
        <w:rPr>
          <w:sz w:val="28"/>
          <w:szCs w:val="28"/>
        </w:rPr>
      </w:pPr>
      <w:r w:rsidRPr="00110BDA">
        <w:rPr>
          <w:sz w:val="28"/>
          <w:szCs w:val="28"/>
        </w:rPr>
        <w:t>A. necessary</w:t>
      </w:r>
      <w:r w:rsidRPr="00110BDA">
        <w:rPr>
          <w:sz w:val="28"/>
          <w:szCs w:val="28"/>
        </w:rPr>
        <w:tab/>
        <w:t>B. relevant</w:t>
      </w:r>
      <w:r w:rsidRPr="00110BDA">
        <w:rPr>
          <w:sz w:val="28"/>
          <w:szCs w:val="28"/>
        </w:rPr>
        <w:tab/>
        <w:t>C. possible</w:t>
      </w:r>
      <w:r w:rsidRPr="00110BDA">
        <w:rPr>
          <w:sz w:val="28"/>
          <w:szCs w:val="28"/>
        </w:rPr>
        <w:tab/>
        <w:t>D. available</w:t>
      </w:r>
    </w:p>
    <w:p w14:paraId="6C701C58" w14:textId="4896778A" w:rsidR="00965812" w:rsidRPr="00110BDA" w:rsidRDefault="00965812" w:rsidP="00110BDA">
      <w:pPr>
        <w:pStyle w:val="ListParagraph"/>
        <w:numPr>
          <w:ilvl w:val="0"/>
          <w:numId w:val="43"/>
        </w:numPr>
        <w:tabs>
          <w:tab w:val="left" w:pos="360"/>
          <w:tab w:val="left" w:pos="2700"/>
          <w:tab w:val="left" w:pos="5400"/>
          <w:tab w:val="left" w:pos="8100"/>
        </w:tabs>
        <w:spacing w:line="276" w:lineRule="auto"/>
        <w:rPr>
          <w:sz w:val="28"/>
          <w:szCs w:val="28"/>
        </w:rPr>
      </w:pPr>
      <w:r w:rsidRPr="00110BDA">
        <w:rPr>
          <w:sz w:val="28"/>
          <w:szCs w:val="28"/>
        </w:rPr>
        <w:t>A. As a result</w:t>
      </w:r>
      <w:r w:rsidRPr="00110BDA">
        <w:rPr>
          <w:sz w:val="28"/>
          <w:szCs w:val="28"/>
        </w:rPr>
        <w:tab/>
        <w:t>B. However</w:t>
      </w:r>
      <w:r w:rsidRPr="00110BDA">
        <w:rPr>
          <w:sz w:val="28"/>
          <w:szCs w:val="28"/>
        </w:rPr>
        <w:tab/>
        <w:t>C. Furthermore</w:t>
      </w:r>
      <w:r w:rsidRPr="00110BDA">
        <w:rPr>
          <w:sz w:val="28"/>
          <w:szCs w:val="28"/>
        </w:rPr>
        <w:tab/>
        <w:t>D. Despite that</w:t>
      </w:r>
    </w:p>
    <w:p w14:paraId="23FC4399" w14:textId="7DBE7B55" w:rsidR="00965812" w:rsidRPr="00110BDA" w:rsidRDefault="00965812" w:rsidP="00110BDA">
      <w:pPr>
        <w:pStyle w:val="ListParagraph"/>
        <w:numPr>
          <w:ilvl w:val="0"/>
          <w:numId w:val="43"/>
        </w:numPr>
        <w:tabs>
          <w:tab w:val="left" w:pos="360"/>
          <w:tab w:val="left" w:pos="2700"/>
          <w:tab w:val="left" w:pos="5400"/>
          <w:tab w:val="left" w:pos="8100"/>
        </w:tabs>
        <w:spacing w:line="276" w:lineRule="auto"/>
        <w:rPr>
          <w:sz w:val="28"/>
          <w:szCs w:val="28"/>
        </w:rPr>
      </w:pPr>
      <w:r w:rsidRPr="00110BDA">
        <w:rPr>
          <w:sz w:val="28"/>
          <w:szCs w:val="28"/>
        </w:rPr>
        <w:t>A. taking</w:t>
      </w:r>
      <w:r w:rsidRPr="00110BDA">
        <w:rPr>
          <w:sz w:val="28"/>
          <w:szCs w:val="28"/>
        </w:rPr>
        <w:tab/>
        <w:t>B. making</w:t>
      </w:r>
      <w:r w:rsidRPr="00110BDA">
        <w:rPr>
          <w:sz w:val="28"/>
          <w:szCs w:val="28"/>
        </w:rPr>
        <w:tab/>
        <w:t>C. facing</w:t>
      </w:r>
      <w:r w:rsidRPr="00110BDA">
        <w:rPr>
          <w:sz w:val="28"/>
          <w:szCs w:val="28"/>
        </w:rPr>
        <w:tab/>
        <w:t>D. having</w:t>
      </w:r>
      <w:bookmarkEnd w:id="0"/>
    </w:p>
    <w:p w14:paraId="661F4092" w14:textId="57FD18EC" w:rsidR="003C6EFC" w:rsidRPr="00110BDA" w:rsidRDefault="00DC4AEA" w:rsidP="00110BDA">
      <w:pPr>
        <w:pStyle w:val="NormalWeb"/>
        <w:shd w:val="clear" w:color="auto" w:fill="FFFFFF"/>
        <w:spacing w:before="0" w:beforeAutospacing="0" w:after="0" w:afterAutospacing="0" w:line="276" w:lineRule="auto"/>
        <w:rPr>
          <w:b/>
          <w:bCs/>
          <w:sz w:val="28"/>
          <w:szCs w:val="28"/>
          <w:lang w:bidi="en-US"/>
        </w:rPr>
      </w:pPr>
      <w:r w:rsidRPr="00110BDA">
        <w:rPr>
          <w:b/>
          <w:bCs/>
          <w:sz w:val="28"/>
          <w:szCs w:val="28"/>
          <w:lang w:bidi="en-US"/>
        </w:rPr>
        <w:t>Section III. Read the passage and answer the following questions.</w:t>
      </w:r>
    </w:p>
    <w:p w14:paraId="68053086" w14:textId="77777777" w:rsidR="00965812" w:rsidRPr="00110BDA" w:rsidRDefault="00965812" w:rsidP="00110BDA">
      <w:pPr>
        <w:tabs>
          <w:tab w:val="left" w:pos="360"/>
          <w:tab w:val="left" w:pos="2700"/>
          <w:tab w:val="left" w:pos="5400"/>
          <w:tab w:val="left" w:pos="8100"/>
        </w:tabs>
        <w:spacing w:line="276" w:lineRule="auto"/>
        <w:rPr>
          <w:rFonts w:ascii="Times New Roman" w:hAnsi="Times New Roman" w:cs="Times New Roman"/>
          <w:b/>
          <w:sz w:val="28"/>
          <w:szCs w:val="28"/>
        </w:rPr>
      </w:pPr>
      <w:r w:rsidRPr="00110BDA">
        <w:rPr>
          <w:rFonts w:ascii="Times New Roman" w:hAnsi="Times New Roman" w:cs="Times New Roman"/>
          <w:sz w:val="28"/>
          <w:szCs w:val="28"/>
        </w:rPr>
        <w:t>As teenagers approach the university level, they face the challenge of deciding which course to pursue. In today’s diverse world, this choice is not easy for both teenagers and their parents. In the past, this decision was simpler because there were fewer options in terms of learning areas. Additionally, there were only a few distinct professional careers to consider, such as doctors, engineers, accountants, nurses, and teachers. Most higher education paths usually led to financial success, and the cost of education was not as high.</w:t>
      </w:r>
    </w:p>
    <w:p w14:paraId="1EBA3162" w14:textId="70DD4860" w:rsidR="00965812" w:rsidRPr="00110BDA" w:rsidRDefault="00965812" w:rsidP="00110BDA">
      <w:pPr>
        <w:pStyle w:val="Vnbnnidung0"/>
        <w:tabs>
          <w:tab w:val="left" w:pos="426"/>
        </w:tabs>
        <w:spacing w:line="276" w:lineRule="auto"/>
        <w:rPr>
          <w:rFonts w:ascii="Times New Roman" w:hAnsi="Times New Roman" w:cs="Times New Roman"/>
          <w:sz w:val="28"/>
          <w:szCs w:val="28"/>
        </w:rPr>
      </w:pPr>
      <w:r w:rsidRPr="00110BDA">
        <w:rPr>
          <w:rFonts w:ascii="Times New Roman" w:hAnsi="Times New Roman" w:cs="Times New Roman"/>
          <w:sz w:val="28"/>
          <w:szCs w:val="28"/>
        </w:rPr>
        <w:tab/>
        <w:t>However, the world we live in today is completely different from what was described earlier. The job market is constantly changing due to innovative technology and increased competition. Meanwhile, many teenagers struggle to identify their own interests and passions. To assist them in making these decisions, there are various well-organised career talks and student counselling workshops available. These resources aim to guide and support teenagers in selecting the right course for themselves. Additionally, psychological tests are often used. Various tools such as surveys, interviews, and computer software can help identify the preferences, interests, and - learning styles of students. These assessments provide valuable insights to aid in the decision-making process.</w:t>
      </w:r>
    </w:p>
    <w:p w14:paraId="4E903D57" w14:textId="77777777" w:rsidR="00965812" w:rsidRPr="00965812" w:rsidRDefault="00965812" w:rsidP="00110BDA">
      <w:pPr>
        <w:pStyle w:val="NormalWeb"/>
        <w:shd w:val="clear" w:color="auto" w:fill="FFFFFF"/>
        <w:spacing w:before="0" w:beforeAutospacing="0" w:after="0" w:afterAutospacing="0" w:line="276" w:lineRule="auto"/>
        <w:rPr>
          <w:b/>
          <w:bCs/>
          <w:sz w:val="28"/>
          <w:szCs w:val="28"/>
          <w:lang w:bidi="en-US"/>
        </w:rPr>
      </w:pPr>
      <w:r w:rsidRPr="00965812">
        <w:rPr>
          <w:b/>
          <w:bCs/>
          <w:sz w:val="28"/>
          <w:szCs w:val="28"/>
          <w:lang w:bidi="en-US"/>
        </w:rPr>
        <w:t>Answer the following questions:</w:t>
      </w:r>
    </w:p>
    <w:p w14:paraId="0E8E04F4" w14:textId="77777777" w:rsidR="00965812" w:rsidRPr="00965812" w:rsidRDefault="00965812" w:rsidP="00110BDA">
      <w:pPr>
        <w:pStyle w:val="NormalWeb"/>
        <w:numPr>
          <w:ilvl w:val="0"/>
          <w:numId w:val="38"/>
        </w:numPr>
        <w:shd w:val="clear" w:color="auto" w:fill="FFFFFF"/>
        <w:spacing w:before="0" w:beforeAutospacing="0" w:after="0" w:afterAutospacing="0" w:line="276" w:lineRule="auto"/>
        <w:rPr>
          <w:sz w:val="28"/>
          <w:szCs w:val="28"/>
          <w:lang w:bidi="en-US"/>
        </w:rPr>
      </w:pPr>
      <w:r w:rsidRPr="00965812">
        <w:rPr>
          <w:sz w:val="28"/>
          <w:szCs w:val="28"/>
          <w:lang w:bidi="en-US"/>
        </w:rPr>
        <w:t>How was the choice of courses different in the past compared to now?</w:t>
      </w:r>
      <w:r w:rsidRPr="00965812">
        <w:rPr>
          <w:sz w:val="28"/>
          <w:szCs w:val="28"/>
          <w:lang w:bidi="en-US"/>
        </w:rPr>
        <w:br/>
        <w:t xml:space="preserve">→ ________________________________________________________________ </w:t>
      </w:r>
    </w:p>
    <w:p w14:paraId="7960D004" w14:textId="77777777" w:rsidR="00965812" w:rsidRPr="00965812" w:rsidRDefault="00965812" w:rsidP="00110BDA">
      <w:pPr>
        <w:pStyle w:val="NormalWeb"/>
        <w:numPr>
          <w:ilvl w:val="0"/>
          <w:numId w:val="38"/>
        </w:numPr>
        <w:shd w:val="clear" w:color="auto" w:fill="FFFFFF"/>
        <w:spacing w:before="0" w:beforeAutospacing="0" w:after="0" w:afterAutospacing="0" w:line="276" w:lineRule="auto"/>
        <w:rPr>
          <w:sz w:val="28"/>
          <w:szCs w:val="28"/>
          <w:lang w:bidi="en-US"/>
        </w:rPr>
      </w:pPr>
      <w:r w:rsidRPr="00965812">
        <w:rPr>
          <w:sz w:val="28"/>
          <w:szCs w:val="28"/>
          <w:lang w:bidi="en-US"/>
        </w:rPr>
        <w:t>What are two problems caused by the changing job market?</w:t>
      </w:r>
      <w:r w:rsidRPr="00965812">
        <w:rPr>
          <w:sz w:val="28"/>
          <w:szCs w:val="28"/>
          <w:lang w:bidi="en-US"/>
        </w:rPr>
        <w:br/>
        <w:t xml:space="preserve">→ ________________________________________________________________ </w:t>
      </w:r>
    </w:p>
    <w:p w14:paraId="12191F52" w14:textId="77777777" w:rsidR="00965812" w:rsidRPr="00965812" w:rsidRDefault="00965812" w:rsidP="00110BDA">
      <w:pPr>
        <w:pStyle w:val="NormalWeb"/>
        <w:numPr>
          <w:ilvl w:val="0"/>
          <w:numId w:val="38"/>
        </w:numPr>
        <w:shd w:val="clear" w:color="auto" w:fill="FFFFFF"/>
        <w:spacing w:before="0" w:beforeAutospacing="0" w:after="0" w:afterAutospacing="0" w:line="276" w:lineRule="auto"/>
        <w:rPr>
          <w:sz w:val="28"/>
          <w:szCs w:val="28"/>
          <w:lang w:bidi="en-US"/>
        </w:rPr>
      </w:pPr>
      <w:r w:rsidRPr="00965812">
        <w:rPr>
          <w:sz w:val="28"/>
          <w:szCs w:val="28"/>
          <w:lang w:bidi="en-US"/>
        </w:rPr>
        <w:t>What kinds of tools are used to identify students’ interests?</w:t>
      </w:r>
      <w:r w:rsidRPr="00965812">
        <w:rPr>
          <w:sz w:val="28"/>
          <w:szCs w:val="28"/>
          <w:lang w:bidi="en-US"/>
        </w:rPr>
        <w:br/>
        <w:t xml:space="preserve">→ ________________________________________________________________ </w:t>
      </w:r>
    </w:p>
    <w:p w14:paraId="68D3359F" w14:textId="77777777" w:rsidR="00965812" w:rsidRPr="00110BDA" w:rsidRDefault="00965812" w:rsidP="00110BDA">
      <w:pPr>
        <w:pStyle w:val="NormalWeb"/>
        <w:numPr>
          <w:ilvl w:val="0"/>
          <w:numId w:val="38"/>
        </w:numPr>
        <w:shd w:val="clear" w:color="auto" w:fill="FFFFFF"/>
        <w:spacing w:before="0" w:beforeAutospacing="0" w:after="0" w:afterAutospacing="0" w:line="276" w:lineRule="auto"/>
        <w:rPr>
          <w:sz w:val="28"/>
          <w:szCs w:val="28"/>
          <w:lang w:bidi="en-US"/>
        </w:rPr>
      </w:pPr>
      <w:r w:rsidRPr="00965812">
        <w:rPr>
          <w:sz w:val="28"/>
          <w:szCs w:val="28"/>
          <w:lang w:bidi="en-US"/>
        </w:rPr>
        <w:t>What do career talks and counselling workshops aim to do?</w:t>
      </w:r>
      <w:r w:rsidRPr="00965812">
        <w:rPr>
          <w:sz w:val="28"/>
          <w:szCs w:val="28"/>
          <w:lang w:bidi="en-US"/>
        </w:rPr>
        <w:br/>
        <w:t xml:space="preserve">→ ________________________________________________________________ </w:t>
      </w:r>
    </w:p>
    <w:p w14:paraId="7667FA54" w14:textId="2045F299" w:rsidR="00DC4AEA" w:rsidRPr="00110BDA" w:rsidRDefault="00DC4AEA" w:rsidP="00110BDA">
      <w:pPr>
        <w:pStyle w:val="NormalWeb"/>
        <w:shd w:val="clear" w:color="auto" w:fill="FFFFFF"/>
        <w:spacing w:before="0" w:beforeAutospacing="0" w:after="0" w:afterAutospacing="0" w:line="276" w:lineRule="auto"/>
        <w:rPr>
          <w:b/>
          <w:bCs/>
          <w:sz w:val="28"/>
          <w:szCs w:val="28"/>
          <w:lang w:bidi="en-US"/>
        </w:rPr>
      </w:pPr>
      <w:r w:rsidRPr="00110BDA">
        <w:rPr>
          <w:b/>
          <w:bCs/>
          <w:sz w:val="28"/>
          <w:szCs w:val="28"/>
          <w:lang w:bidi="en-US"/>
        </w:rPr>
        <w:t xml:space="preserve">PART D: WRITING </w:t>
      </w:r>
    </w:p>
    <w:p w14:paraId="0DFB58B0" w14:textId="77777777" w:rsidR="00DC4AEA" w:rsidRPr="00110BDA" w:rsidRDefault="00DC4AEA" w:rsidP="00110BDA">
      <w:pPr>
        <w:pStyle w:val="NormalWeb"/>
        <w:shd w:val="clear" w:color="auto" w:fill="FFFFFF"/>
        <w:spacing w:before="0" w:beforeAutospacing="0" w:after="0" w:afterAutospacing="0" w:line="276" w:lineRule="auto"/>
        <w:rPr>
          <w:b/>
          <w:bCs/>
          <w:sz w:val="28"/>
          <w:szCs w:val="28"/>
          <w:lang w:bidi="en-US"/>
        </w:rPr>
      </w:pPr>
      <w:r w:rsidRPr="00110BDA">
        <w:rPr>
          <w:b/>
          <w:bCs/>
          <w:sz w:val="28"/>
          <w:szCs w:val="28"/>
          <w:lang w:bidi="en-US"/>
        </w:rPr>
        <w:t>Section I. Complete each of the following sentences in such a way that it is as similar as possible in meaning to the original sentence.</w:t>
      </w:r>
    </w:p>
    <w:p w14:paraId="6758464E" w14:textId="77777777" w:rsidR="00945AA4" w:rsidRPr="00945AA4" w:rsidRDefault="00945AA4" w:rsidP="00110BDA">
      <w:pPr>
        <w:numPr>
          <w:ilvl w:val="0"/>
          <w:numId w:val="41"/>
        </w:numPr>
        <w:spacing w:after="0" w:line="276" w:lineRule="auto"/>
        <w:rPr>
          <w:rFonts w:ascii="Times New Roman" w:eastAsia="Times New Roman" w:hAnsi="Times New Roman" w:cs="Times New Roman"/>
          <w:kern w:val="0"/>
          <w:sz w:val="28"/>
          <w:szCs w:val="28"/>
          <w:lang w:bidi="en-US"/>
          <w14:ligatures w14:val="none"/>
        </w:rPr>
      </w:pPr>
      <w:r w:rsidRPr="00945AA4">
        <w:rPr>
          <w:rFonts w:ascii="Times New Roman" w:eastAsia="Times New Roman" w:hAnsi="Times New Roman" w:cs="Times New Roman"/>
          <w:kern w:val="0"/>
          <w:sz w:val="28"/>
          <w:szCs w:val="28"/>
          <w:lang w:bidi="en-US"/>
          <w14:ligatures w14:val="none"/>
        </w:rPr>
        <w:t>I have never sung in front of such an excited audience before.</w:t>
      </w:r>
    </w:p>
    <w:p w14:paraId="408E036A" w14:textId="5054D211" w:rsidR="00945AA4" w:rsidRPr="00945AA4" w:rsidRDefault="00945AA4" w:rsidP="00110BDA">
      <w:pPr>
        <w:spacing w:after="0" w:line="276" w:lineRule="auto"/>
        <w:rPr>
          <w:rFonts w:ascii="Times New Roman" w:eastAsia="Times New Roman" w:hAnsi="Times New Roman" w:cs="Times New Roman"/>
          <w:kern w:val="0"/>
          <w:sz w:val="28"/>
          <w:szCs w:val="28"/>
          <w:lang w:bidi="en-US"/>
          <w14:ligatures w14:val="none"/>
        </w:rPr>
      </w:pPr>
      <w:r w:rsidRPr="00110BDA">
        <w:rPr>
          <w:rFonts w:ascii="Times New Roman" w:eastAsia="Times New Roman" w:hAnsi="Times New Roman" w:cs="Times New Roman"/>
          <w:kern w:val="0"/>
          <w:sz w:val="28"/>
          <w:szCs w:val="28"/>
          <w:lang w:bidi="en-US"/>
          <w14:ligatures w14:val="none"/>
        </w:rPr>
        <w:t>=&gt;</w:t>
      </w:r>
      <w:r w:rsidRPr="00945AA4">
        <w:rPr>
          <w:rFonts w:ascii="Times New Roman" w:eastAsia="Times New Roman" w:hAnsi="Times New Roman" w:cs="Times New Roman"/>
          <w:kern w:val="0"/>
          <w:sz w:val="28"/>
          <w:szCs w:val="28"/>
          <w:lang w:bidi="en-US"/>
          <w14:ligatures w14:val="none"/>
        </w:rPr>
        <w:t xml:space="preserve"> It’s the first time __________________________________________________.</w:t>
      </w:r>
    </w:p>
    <w:p w14:paraId="7C8FC953" w14:textId="77777777" w:rsidR="00B72D1B" w:rsidRPr="004675C1" w:rsidRDefault="00B72D1B" w:rsidP="00B72D1B">
      <w:pPr>
        <w:numPr>
          <w:ilvl w:val="0"/>
          <w:numId w:val="44"/>
        </w:numPr>
        <w:tabs>
          <w:tab w:val="clear" w:pos="360"/>
        </w:tabs>
        <w:spacing w:after="0" w:line="276" w:lineRule="auto"/>
        <w:rPr>
          <w:rFonts w:ascii="Times New Roman" w:eastAsia="Times New Roman" w:hAnsi="Times New Roman" w:cs="Times New Roman"/>
          <w:kern w:val="0"/>
          <w:sz w:val="26"/>
          <w:szCs w:val="26"/>
          <w:lang w:bidi="en-US"/>
          <w14:ligatures w14:val="none"/>
        </w:rPr>
      </w:pPr>
      <w:r w:rsidRPr="004675C1">
        <w:rPr>
          <w:rFonts w:ascii="Times New Roman" w:eastAsia="Times New Roman" w:hAnsi="Times New Roman" w:cs="Times New Roman"/>
          <w:kern w:val="0"/>
          <w:sz w:val="26"/>
          <w:szCs w:val="26"/>
          <w:lang w:bidi="en-US"/>
          <w14:ligatures w14:val="none"/>
        </w:rPr>
        <w:t>You won’t win a place in university without passing your exam.</w:t>
      </w:r>
    </w:p>
    <w:p w14:paraId="332B6638" w14:textId="77777777" w:rsidR="00B72D1B" w:rsidRPr="004675C1" w:rsidRDefault="00B72D1B" w:rsidP="00B72D1B">
      <w:pPr>
        <w:spacing w:after="0" w:line="276" w:lineRule="auto"/>
        <w:rPr>
          <w:ins w:id="1" w:author="nguyễn thị kim cẩm" w:date="2026-04-25T17:44:00Z" w16du:dateUtc="2026-04-25T10:44:00Z"/>
          <w:rFonts w:ascii="Times New Roman" w:eastAsia="Times New Roman" w:hAnsi="Times New Roman" w:cs="Times New Roman"/>
          <w:kern w:val="0"/>
          <w:sz w:val="26"/>
          <w:szCs w:val="26"/>
          <w:lang w:bidi="en-US"/>
          <w14:ligatures w14:val="none"/>
        </w:rPr>
      </w:pPr>
      <w:r w:rsidRPr="004675C1">
        <w:rPr>
          <w:rFonts w:ascii="Times New Roman" w:eastAsia="Times New Roman" w:hAnsi="Times New Roman" w:cs="Times New Roman"/>
          <w:kern w:val="0"/>
          <w:sz w:val="26"/>
          <w:szCs w:val="26"/>
          <w:lang w:bidi="en-US"/>
          <w14:ligatures w14:val="none"/>
        </w:rPr>
        <w:t>=&gt;Unless___________________________________________________________________.</w:t>
      </w:r>
    </w:p>
    <w:p w14:paraId="1AA43AE6" w14:textId="77777777" w:rsidR="00945AA4" w:rsidRPr="00945AA4" w:rsidRDefault="00945AA4" w:rsidP="00B72D1B">
      <w:pPr>
        <w:numPr>
          <w:ilvl w:val="0"/>
          <w:numId w:val="44"/>
        </w:numPr>
        <w:tabs>
          <w:tab w:val="num" w:pos="720"/>
        </w:tabs>
        <w:spacing w:after="0" w:line="276" w:lineRule="auto"/>
        <w:rPr>
          <w:rFonts w:ascii="Times New Roman" w:eastAsia="Times New Roman" w:hAnsi="Times New Roman" w:cs="Times New Roman"/>
          <w:kern w:val="0"/>
          <w:sz w:val="28"/>
          <w:szCs w:val="28"/>
          <w:lang w:bidi="en-US"/>
          <w14:ligatures w14:val="none"/>
        </w:rPr>
      </w:pPr>
      <w:r w:rsidRPr="00945AA4">
        <w:rPr>
          <w:rFonts w:ascii="Times New Roman" w:eastAsia="Times New Roman" w:hAnsi="Times New Roman" w:cs="Times New Roman"/>
          <w:kern w:val="0"/>
          <w:sz w:val="28"/>
          <w:szCs w:val="28"/>
          <w:lang w:bidi="en-US"/>
          <w14:ligatures w14:val="none"/>
        </w:rPr>
        <w:t>Despite working hard, he can’t support his large family.</w:t>
      </w:r>
    </w:p>
    <w:p w14:paraId="297437F0" w14:textId="39A74100" w:rsidR="00945AA4" w:rsidRPr="00945AA4" w:rsidRDefault="00945AA4" w:rsidP="00110BDA">
      <w:pPr>
        <w:spacing w:after="0" w:line="276" w:lineRule="auto"/>
        <w:rPr>
          <w:rFonts w:ascii="Times New Roman" w:eastAsia="Times New Roman" w:hAnsi="Times New Roman" w:cs="Times New Roman"/>
          <w:kern w:val="0"/>
          <w:sz w:val="28"/>
          <w:szCs w:val="28"/>
          <w:lang w:bidi="en-US"/>
          <w14:ligatures w14:val="none"/>
        </w:rPr>
      </w:pPr>
      <w:r w:rsidRPr="00110BDA">
        <w:rPr>
          <w:rFonts w:ascii="Times New Roman" w:eastAsia="Times New Roman" w:hAnsi="Times New Roman" w:cs="Times New Roman"/>
          <w:kern w:val="0"/>
          <w:sz w:val="28"/>
          <w:szCs w:val="28"/>
          <w:lang w:bidi="en-US"/>
          <w14:ligatures w14:val="none"/>
        </w:rPr>
        <w:t>=&gt;</w:t>
      </w:r>
      <w:r w:rsidRPr="00945AA4">
        <w:rPr>
          <w:rFonts w:ascii="Times New Roman" w:eastAsia="Times New Roman" w:hAnsi="Times New Roman" w:cs="Times New Roman"/>
          <w:kern w:val="0"/>
          <w:sz w:val="28"/>
          <w:szCs w:val="28"/>
          <w:lang w:bidi="en-US"/>
          <w14:ligatures w14:val="none"/>
        </w:rPr>
        <w:t>Although ___________________________________________________.</w:t>
      </w:r>
    </w:p>
    <w:p w14:paraId="6A92B65F" w14:textId="77777777" w:rsidR="00945AA4" w:rsidRPr="00945AA4" w:rsidRDefault="00945AA4" w:rsidP="00B72D1B">
      <w:pPr>
        <w:numPr>
          <w:ilvl w:val="0"/>
          <w:numId w:val="44"/>
        </w:numPr>
        <w:tabs>
          <w:tab w:val="num" w:pos="720"/>
        </w:tabs>
        <w:spacing w:after="0" w:line="276" w:lineRule="auto"/>
        <w:rPr>
          <w:rFonts w:ascii="Times New Roman" w:eastAsia="Times New Roman" w:hAnsi="Times New Roman" w:cs="Times New Roman"/>
          <w:kern w:val="0"/>
          <w:sz w:val="28"/>
          <w:szCs w:val="28"/>
          <w:lang w:bidi="en-US"/>
          <w14:ligatures w14:val="none"/>
        </w:rPr>
      </w:pPr>
      <w:r w:rsidRPr="00945AA4">
        <w:rPr>
          <w:rFonts w:ascii="Times New Roman" w:eastAsia="Times New Roman" w:hAnsi="Times New Roman" w:cs="Times New Roman"/>
          <w:kern w:val="0"/>
          <w:sz w:val="28"/>
          <w:szCs w:val="28"/>
          <w:lang w:bidi="en-US"/>
          <w14:ligatures w14:val="none"/>
        </w:rPr>
        <w:lastRenderedPageBreak/>
        <w:t>It’s two months since I last spoke to her.</w:t>
      </w:r>
    </w:p>
    <w:p w14:paraId="196B3F98" w14:textId="607574F7" w:rsidR="00945AA4" w:rsidRPr="00945AA4" w:rsidRDefault="00945AA4" w:rsidP="00110BDA">
      <w:pPr>
        <w:spacing w:after="0" w:line="276" w:lineRule="auto"/>
        <w:rPr>
          <w:rFonts w:ascii="Times New Roman" w:eastAsia="Times New Roman" w:hAnsi="Times New Roman" w:cs="Times New Roman"/>
          <w:kern w:val="0"/>
          <w:sz w:val="28"/>
          <w:szCs w:val="28"/>
          <w:lang w:bidi="en-US"/>
          <w14:ligatures w14:val="none"/>
        </w:rPr>
      </w:pPr>
      <w:r w:rsidRPr="00110BDA">
        <w:rPr>
          <w:rFonts w:ascii="Times New Roman" w:eastAsia="Times New Roman" w:hAnsi="Times New Roman" w:cs="Times New Roman"/>
          <w:kern w:val="0"/>
          <w:sz w:val="28"/>
          <w:szCs w:val="28"/>
          <w:lang w:bidi="en-US"/>
          <w14:ligatures w14:val="none"/>
        </w:rPr>
        <w:t>=&gt;</w:t>
      </w:r>
      <w:r w:rsidRPr="00945AA4">
        <w:rPr>
          <w:rFonts w:ascii="Times New Roman" w:eastAsia="Times New Roman" w:hAnsi="Times New Roman" w:cs="Times New Roman"/>
          <w:kern w:val="0"/>
          <w:sz w:val="28"/>
          <w:szCs w:val="28"/>
          <w:lang w:bidi="en-US"/>
          <w14:ligatures w14:val="none"/>
        </w:rPr>
        <w:t>I haven’t _________________________________________________.</w:t>
      </w:r>
    </w:p>
    <w:p w14:paraId="42735EF8" w14:textId="77777777" w:rsidR="00945AA4" w:rsidRPr="00945AA4" w:rsidRDefault="00945AA4" w:rsidP="00B72D1B">
      <w:pPr>
        <w:numPr>
          <w:ilvl w:val="0"/>
          <w:numId w:val="44"/>
        </w:numPr>
        <w:tabs>
          <w:tab w:val="num" w:pos="720"/>
        </w:tabs>
        <w:spacing w:after="0" w:line="276" w:lineRule="auto"/>
        <w:rPr>
          <w:rFonts w:ascii="Times New Roman" w:eastAsia="Times New Roman" w:hAnsi="Times New Roman" w:cs="Times New Roman"/>
          <w:kern w:val="0"/>
          <w:sz w:val="28"/>
          <w:szCs w:val="28"/>
          <w:lang w:bidi="en-US"/>
          <w14:ligatures w14:val="none"/>
        </w:rPr>
      </w:pPr>
      <w:r w:rsidRPr="00945AA4">
        <w:rPr>
          <w:rFonts w:ascii="Times New Roman" w:eastAsia="Times New Roman" w:hAnsi="Times New Roman" w:cs="Times New Roman"/>
          <w:kern w:val="0"/>
          <w:sz w:val="28"/>
          <w:szCs w:val="28"/>
          <w:lang w:bidi="en-US"/>
          <w14:ligatures w14:val="none"/>
        </w:rPr>
        <w:t>Going swimming in the river in the summer is interesting.</w:t>
      </w:r>
    </w:p>
    <w:p w14:paraId="5F0F2523" w14:textId="15150B03" w:rsidR="00945AA4" w:rsidRPr="00945AA4" w:rsidRDefault="00945AA4" w:rsidP="00110BDA">
      <w:pPr>
        <w:spacing w:after="0" w:line="276" w:lineRule="auto"/>
        <w:rPr>
          <w:rFonts w:ascii="Times New Roman" w:eastAsia="Times New Roman" w:hAnsi="Times New Roman" w:cs="Times New Roman"/>
          <w:kern w:val="0"/>
          <w:sz w:val="28"/>
          <w:szCs w:val="28"/>
          <w:lang w:bidi="en-US"/>
          <w14:ligatures w14:val="none"/>
        </w:rPr>
      </w:pPr>
      <w:r w:rsidRPr="00110BDA">
        <w:rPr>
          <w:rFonts w:ascii="Times New Roman" w:eastAsia="Times New Roman" w:hAnsi="Times New Roman" w:cs="Times New Roman"/>
          <w:kern w:val="0"/>
          <w:sz w:val="28"/>
          <w:szCs w:val="28"/>
          <w:lang w:bidi="en-US"/>
          <w14:ligatures w14:val="none"/>
        </w:rPr>
        <w:t>=&gt;</w:t>
      </w:r>
      <w:r w:rsidRPr="00945AA4">
        <w:rPr>
          <w:rFonts w:ascii="Times New Roman" w:eastAsia="Times New Roman" w:hAnsi="Times New Roman" w:cs="Times New Roman"/>
          <w:kern w:val="0"/>
          <w:sz w:val="28"/>
          <w:szCs w:val="28"/>
          <w:lang w:bidi="en-US"/>
          <w14:ligatures w14:val="none"/>
        </w:rPr>
        <w:t>It _______________________________________________________.</w:t>
      </w:r>
    </w:p>
    <w:p w14:paraId="63108FC5" w14:textId="77777777" w:rsidR="00945AA4" w:rsidRPr="00945AA4" w:rsidRDefault="00945AA4" w:rsidP="00B72D1B">
      <w:pPr>
        <w:numPr>
          <w:ilvl w:val="0"/>
          <w:numId w:val="44"/>
        </w:numPr>
        <w:tabs>
          <w:tab w:val="num" w:pos="720"/>
        </w:tabs>
        <w:spacing w:after="0" w:line="276" w:lineRule="auto"/>
        <w:rPr>
          <w:rFonts w:ascii="Times New Roman" w:eastAsia="Times New Roman" w:hAnsi="Times New Roman" w:cs="Times New Roman"/>
          <w:kern w:val="0"/>
          <w:sz w:val="28"/>
          <w:szCs w:val="28"/>
          <w:lang w:bidi="en-US"/>
          <w14:ligatures w14:val="none"/>
        </w:rPr>
      </w:pPr>
      <w:r w:rsidRPr="00945AA4">
        <w:rPr>
          <w:rFonts w:ascii="Times New Roman" w:eastAsia="Times New Roman" w:hAnsi="Times New Roman" w:cs="Times New Roman"/>
          <w:kern w:val="0"/>
          <w:sz w:val="28"/>
          <w:szCs w:val="28"/>
          <w:lang w:bidi="en-US"/>
          <w14:ligatures w14:val="none"/>
        </w:rPr>
        <w:t>How long have you been learning English?</w:t>
      </w:r>
    </w:p>
    <w:p w14:paraId="0D687387" w14:textId="63543F6A" w:rsidR="00945AA4" w:rsidRPr="00945AA4" w:rsidRDefault="00945AA4" w:rsidP="00110BDA">
      <w:pPr>
        <w:spacing w:after="0" w:line="276" w:lineRule="auto"/>
        <w:rPr>
          <w:rFonts w:ascii="Times New Roman" w:eastAsia="Times New Roman" w:hAnsi="Times New Roman" w:cs="Times New Roman"/>
          <w:kern w:val="0"/>
          <w:sz w:val="28"/>
          <w:szCs w:val="28"/>
          <w:lang w:bidi="en-US"/>
          <w14:ligatures w14:val="none"/>
        </w:rPr>
      </w:pPr>
      <w:r w:rsidRPr="00110BDA">
        <w:rPr>
          <w:rFonts w:ascii="Times New Roman" w:eastAsia="Times New Roman" w:hAnsi="Times New Roman" w:cs="Times New Roman"/>
          <w:kern w:val="0"/>
          <w:sz w:val="28"/>
          <w:szCs w:val="28"/>
          <w:lang w:bidi="en-US"/>
          <w14:ligatures w14:val="none"/>
        </w:rPr>
        <w:t>=&gt;</w:t>
      </w:r>
      <w:r w:rsidRPr="00945AA4">
        <w:rPr>
          <w:rFonts w:ascii="Times New Roman" w:eastAsia="Times New Roman" w:hAnsi="Times New Roman" w:cs="Times New Roman"/>
          <w:kern w:val="0"/>
          <w:sz w:val="28"/>
          <w:szCs w:val="28"/>
          <w:lang w:bidi="en-US"/>
          <w14:ligatures w14:val="none"/>
        </w:rPr>
        <w:t>When did ________________________________________________.</w:t>
      </w:r>
    </w:p>
    <w:p w14:paraId="7B24B84A" w14:textId="77777777" w:rsidR="00945AA4" w:rsidRPr="00945AA4" w:rsidRDefault="00945AA4" w:rsidP="00B72D1B">
      <w:pPr>
        <w:numPr>
          <w:ilvl w:val="0"/>
          <w:numId w:val="44"/>
        </w:numPr>
        <w:tabs>
          <w:tab w:val="num" w:pos="720"/>
        </w:tabs>
        <w:spacing w:after="0" w:line="276" w:lineRule="auto"/>
        <w:rPr>
          <w:rFonts w:ascii="Times New Roman" w:eastAsia="Times New Roman" w:hAnsi="Times New Roman" w:cs="Times New Roman"/>
          <w:kern w:val="0"/>
          <w:sz w:val="28"/>
          <w:szCs w:val="28"/>
          <w:lang w:bidi="en-US"/>
          <w14:ligatures w14:val="none"/>
        </w:rPr>
      </w:pPr>
      <w:r w:rsidRPr="00945AA4">
        <w:rPr>
          <w:rFonts w:ascii="Times New Roman" w:eastAsia="Times New Roman" w:hAnsi="Times New Roman" w:cs="Times New Roman"/>
          <w:kern w:val="0"/>
          <w:sz w:val="28"/>
          <w:szCs w:val="28"/>
          <w:lang w:bidi="en-US"/>
          <w14:ligatures w14:val="none"/>
        </w:rPr>
        <w:t>The students spent ten minutes waiting for their bus.</w:t>
      </w:r>
    </w:p>
    <w:p w14:paraId="4ABEDC34" w14:textId="3211B0BB" w:rsidR="00945AA4" w:rsidRPr="00110BDA" w:rsidRDefault="00945AA4" w:rsidP="00110BDA">
      <w:pPr>
        <w:spacing w:after="0" w:line="276" w:lineRule="auto"/>
        <w:rPr>
          <w:rFonts w:ascii="Times New Roman" w:eastAsia="Times New Roman" w:hAnsi="Times New Roman" w:cs="Times New Roman"/>
          <w:kern w:val="0"/>
          <w:sz w:val="28"/>
          <w:szCs w:val="28"/>
          <w:lang w:bidi="en-US"/>
          <w14:ligatures w14:val="none"/>
        </w:rPr>
      </w:pPr>
      <w:r w:rsidRPr="00110BDA">
        <w:rPr>
          <w:rFonts w:ascii="Times New Roman" w:eastAsia="Times New Roman" w:hAnsi="Times New Roman" w:cs="Times New Roman"/>
          <w:kern w:val="0"/>
          <w:sz w:val="28"/>
          <w:szCs w:val="28"/>
          <w:lang w:bidi="en-US"/>
          <w14:ligatures w14:val="none"/>
        </w:rPr>
        <w:t>=&gt;</w:t>
      </w:r>
      <w:r w:rsidRPr="00945AA4">
        <w:rPr>
          <w:rFonts w:ascii="Times New Roman" w:eastAsia="Times New Roman" w:hAnsi="Times New Roman" w:cs="Times New Roman"/>
          <w:kern w:val="0"/>
          <w:sz w:val="28"/>
          <w:szCs w:val="28"/>
          <w:lang w:bidi="en-US"/>
          <w14:ligatures w14:val="none"/>
        </w:rPr>
        <w:t>It took __________________________________________________.</w:t>
      </w:r>
    </w:p>
    <w:p w14:paraId="198C6DC9" w14:textId="77777777" w:rsidR="00945AA4" w:rsidRPr="00945AA4" w:rsidRDefault="00945AA4" w:rsidP="00110BDA">
      <w:pPr>
        <w:numPr>
          <w:ilvl w:val="0"/>
          <w:numId w:val="42"/>
        </w:numPr>
        <w:spacing w:after="0" w:line="276" w:lineRule="auto"/>
        <w:rPr>
          <w:rFonts w:ascii="Times New Roman" w:eastAsia="Times New Roman" w:hAnsi="Times New Roman" w:cs="Times New Roman"/>
          <w:kern w:val="0"/>
          <w:sz w:val="28"/>
          <w:szCs w:val="28"/>
          <w:lang w:bidi="en-US"/>
          <w14:ligatures w14:val="none"/>
        </w:rPr>
      </w:pPr>
      <w:r w:rsidRPr="00945AA4">
        <w:rPr>
          <w:rFonts w:ascii="Times New Roman" w:eastAsia="Times New Roman" w:hAnsi="Times New Roman" w:cs="Times New Roman"/>
          <w:kern w:val="0"/>
          <w:sz w:val="28"/>
          <w:szCs w:val="28"/>
          <w:lang w:bidi="en-US"/>
          <w14:ligatures w14:val="none"/>
        </w:rPr>
        <w:t>Using motorbikes is not as good for the environment as using public buses.</w:t>
      </w:r>
    </w:p>
    <w:p w14:paraId="3B5C862C" w14:textId="6BB5CCFF" w:rsidR="00945AA4" w:rsidRPr="00945AA4" w:rsidRDefault="00945AA4" w:rsidP="00110BDA">
      <w:pPr>
        <w:spacing w:after="0" w:line="276" w:lineRule="auto"/>
        <w:rPr>
          <w:rFonts w:ascii="Times New Roman" w:eastAsia="Times New Roman" w:hAnsi="Times New Roman" w:cs="Times New Roman"/>
          <w:kern w:val="0"/>
          <w:sz w:val="28"/>
          <w:szCs w:val="28"/>
          <w:lang w:bidi="en-US"/>
          <w14:ligatures w14:val="none"/>
        </w:rPr>
      </w:pPr>
      <w:r w:rsidRPr="00110BDA">
        <w:rPr>
          <w:rFonts w:ascii="Times New Roman" w:eastAsia="Times New Roman" w:hAnsi="Times New Roman" w:cs="Times New Roman"/>
          <w:kern w:val="0"/>
          <w:sz w:val="28"/>
          <w:szCs w:val="28"/>
          <w:lang w:bidi="en-US"/>
          <w14:ligatures w14:val="none"/>
        </w:rPr>
        <w:t>=&gt;</w:t>
      </w:r>
      <w:r w:rsidRPr="00945AA4">
        <w:rPr>
          <w:rFonts w:ascii="Times New Roman" w:eastAsia="Times New Roman" w:hAnsi="Times New Roman" w:cs="Times New Roman"/>
          <w:kern w:val="0"/>
          <w:sz w:val="28"/>
          <w:szCs w:val="28"/>
          <w:lang w:bidi="en-US"/>
          <w14:ligatures w14:val="none"/>
        </w:rPr>
        <w:t xml:space="preserve"> Using public buses is _______________________________________.</w:t>
      </w:r>
    </w:p>
    <w:p w14:paraId="79209708" w14:textId="77777777" w:rsidR="00945AA4" w:rsidRPr="00945AA4" w:rsidRDefault="00945AA4" w:rsidP="00110BDA">
      <w:pPr>
        <w:spacing w:after="0" w:line="276" w:lineRule="auto"/>
        <w:rPr>
          <w:rFonts w:ascii="Times New Roman" w:eastAsia="Times New Roman" w:hAnsi="Times New Roman" w:cs="Times New Roman"/>
          <w:kern w:val="0"/>
          <w:sz w:val="28"/>
          <w:szCs w:val="28"/>
          <w:lang w:bidi="en-US"/>
          <w14:ligatures w14:val="none"/>
        </w:rPr>
      </w:pPr>
    </w:p>
    <w:p w14:paraId="348628F0" w14:textId="2A4600EE" w:rsidR="00865153" w:rsidRPr="00110BDA" w:rsidRDefault="003C6EFC" w:rsidP="00110BDA">
      <w:pPr>
        <w:spacing w:after="0" w:line="276" w:lineRule="auto"/>
        <w:rPr>
          <w:rFonts w:ascii="Times New Roman" w:hAnsi="Times New Roman" w:cs="Times New Roman"/>
          <w:sz w:val="28"/>
          <w:szCs w:val="28"/>
          <w:lang w:bidi="en-US"/>
        </w:rPr>
      </w:pPr>
      <w:r w:rsidRPr="00110BDA">
        <w:rPr>
          <w:rFonts w:ascii="Times New Roman" w:eastAsia="Times New Roman" w:hAnsi="Times New Roman" w:cs="Times New Roman"/>
          <w:b/>
          <w:bCs/>
          <w:kern w:val="0"/>
          <w:sz w:val="28"/>
          <w:szCs w:val="28"/>
          <w14:ligatures w14:val="none"/>
        </w:rPr>
        <w:t xml:space="preserve">Section II. </w:t>
      </w:r>
      <w:r w:rsidR="00C10310" w:rsidRPr="00110BDA">
        <w:rPr>
          <w:rFonts w:ascii="Times New Roman" w:eastAsia="Times New Roman" w:hAnsi="Times New Roman" w:cs="Times New Roman"/>
          <w:b/>
          <w:bCs/>
          <w:kern w:val="0"/>
          <w:sz w:val="28"/>
          <w:szCs w:val="28"/>
          <w14:ligatures w14:val="none"/>
        </w:rPr>
        <w:t>Write a paragraph (100–120 words) about some advantages and disadvantages of using Artificial Intelligence</w:t>
      </w:r>
      <w:r w:rsidR="00110BDA" w:rsidRPr="00110BDA">
        <w:rPr>
          <w:rFonts w:ascii="Times New Roman" w:eastAsia="Times New Roman" w:hAnsi="Times New Roman" w:cs="Times New Roman"/>
          <w:b/>
          <w:bCs/>
          <w:kern w:val="0"/>
          <w:sz w:val="28"/>
          <w:szCs w:val="28"/>
          <w14:ligatures w14:val="none"/>
        </w:rPr>
        <w:t xml:space="preserve"> (AI)</w:t>
      </w:r>
      <w:r w:rsidR="00C10310" w:rsidRPr="00110BDA">
        <w:rPr>
          <w:rFonts w:ascii="Times New Roman" w:eastAsia="Times New Roman" w:hAnsi="Times New Roman" w:cs="Times New Roman"/>
          <w:b/>
          <w:bCs/>
          <w:kern w:val="0"/>
          <w:sz w:val="28"/>
          <w:szCs w:val="28"/>
          <w14:ligatures w14:val="none"/>
        </w:rPr>
        <w:t xml:space="preserve"> to support your studies.</w:t>
      </w:r>
    </w:p>
    <w:sectPr w:rsidR="00865153" w:rsidRPr="00110BDA" w:rsidSect="00583596">
      <w:headerReference w:type="default" r:id="rId8"/>
      <w:footerReference w:type="default" r:id="rId9"/>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146762" w14:textId="77777777" w:rsidR="00AF5AA9" w:rsidRDefault="00AF5AA9" w:rsidP="00441518">
      <w:pPr>
        <w:spacing w:after="0" w:line="240" w:lineRule="auto"/>
      </w:pPr>
      <w:r>
        <w:separator/>
      </w:r>
    </w:p>
  </w:endnote>
  <w:endnote w:type="continuationSeparator" w:id="0">
    <w:p w14:paraId="1EAF0041" w14:textId="77777777" w:rsidR="00AF5AA9" w:rsidRDefault="00AF5AA9"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0D9F0D" w14:textId="77777777" w:rsidR="00AF5AA9" w:rsidRDefault="00AF5AA9" w:rsidP="00441518">
      <w:pPr>
        <w:spacing w:after="0" w:line="240" w:lineRule="auto"/>
      </w:pPr>
      <w:r>
        <w:separator/>
      </w:r>
    </w:p>
  </w:footnote>
  <w:footnote w:type="continuationSeparator" w:id="0">
    <w:p w14:paraId="4EC29A47" w14:textId="77777777" w:rsidR="00AF5AA9" w:rsidRDefault="00AF5AA9"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A5CE8"/>
    <w:multiLevelType w:val="multilevel"/>
    <w:tmpl w:val="85A45FAE"/>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 w15:restartNumberingAfterBreak="0">
    <w:nsid w:val="049F7243"/>
    <w:multiLevelType w:val="hybridMultilevel"/>
    <w:tmpl w:val="23B67F36"/>
    <w:lvl w:ilvl="0" w:tplc="0D98E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5718F"/>
    <w:multiLevelType w:val="multilevel"/>
    <w:tmpl w:val="FD0EAD2A"/>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4"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9C3361"/>
    <w:multiLevelType w:val="hybridMultilevel"/>
    <w:tmpl w:val="B6EAA5A6"/>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9"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726030"/>
    <w:multiLevelType w:val="multilevel"/>
    <w:tmpl w:val="E0F81C7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6"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D828B7"/>
    <w:multiLevelType w:val="multilevel"/>
    <w:tmpl w:val="89B0C4B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5179A9"/>
    <w:multiLevelType w:val="hybridMultilevel"/>
    <w:tmpl w:val="3334BBE6"/>
    <w:lvl w:ilvl="0" w:tplc="D8B066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2"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85022B"/>
    <w:multiLevelType w:val="hybridMultilevel"/>
    <w:tmpl w:val="44049F6E"/>
    <w:lvl w:ilvl="0" w:tplc="7826BD52">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6"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2134C0"/>
    <w:multiLevelType w:val="multilevel"/>
    <w:tmpl w:val="85A45FAE"/>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4"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35"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0D77BA"/>
    <w:multiLevelType w:val="hybridMultilevel"/>
    <w:tmpl w:val="06AC3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2F3B05"/>
    <w:multiLevelType w:val="hybridMultilevel"/>
    <w:tmpl w:val="DBCA66F2"/>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0" w15:restartNumberingAfterBreak="0">
    <w:nsid w:val="7B0969B3"/>
    <w:multiLevelType w:val="multilevel"/>
    <w:tmpl w:val="FB80FE52"/>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1"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008831">
    <w:abstractNumId w:val="10"/>
  </w:num>
  <w:num w:numId="2" w16cid:durableId="1366323426">
    <w:abstractNumId w:val="41"/>
  </w:num>
  <w:num w:numId="3" w16cid:durableId="609509571">
    <w:abstractNumId w:val="29"/>
  </w:num>
  <w:num w:numId="4" w16cid:durableId="2107995861">
    <w:abstractNumId w:val="13"/>
  </w:num>
  <w:num w:numId="5" w16cid:durableId="1137449142">
    <w:abstractNumId w:val="8"/>
  </w:num>
  <w:num w:numId="6" w16cid:durableId="921336066">
    <w:abstractNumId w:val="31"/>
  </w:num>
  <w:num w:numId="7" w16cid:durableId="1319115470">
    <w:abstractNumId w:val="43"/>
  </w:num>
  <w:num w:numId="8" w16cid:durableId="1898320280">
    <w:abstractNumId w:val="5"/>
  </w:num>
  <w:num w:numId="9" w16cid:durableId="2130735359">
    <w:abstractNumId w:val="23"/>
  </w:num>
  <w:num w:numId="10" w16cid:durableId="170948284">
    <w:abstractNumId w:val="9"/>
  </w:num>
  <w:num w:numId="11" w16cid:durableId="1818643143">
    <w:abstractNumId w:val="22"/>
  </w:num>
  <w:num w:numId="12" w16cid:durableId="1292400855">
    <w:abstractNumId w:val="42"/>
  </w:num>
  <w:num w:numId="13" w16cid:durableId="612782892">
    <w:abstractNumId w:val="14"/>
  </w:num>
  <w:num w:numId="14" w16cid:durableId="634221444">
    <w:abstractNumId w:val="35"/>
  </w:num>
  <w:num w:numId="15" w16cid:durableId="139228914">
    <w:abstractNumId w:val="32"/>
  </w:num>
  <w:num w:numId="16" w16cid:durableId="561605069">
    <w:abstractNumId w:val="19"/>
  </w:num>
  <w:num w:numId="17" w16cid:durableId="1083649128">
    <w:abstractNumId w:val="34"/>
  </w:num>
  <w:num w:numId="18" w16cid:durableId="1095859745">
    <w:abstractNumId w:val="12"/>
  </w:num>
  <w:num w:numId="19" w16cid:durableId="335503889">
    <w:abstractNumId w:val="28"/>
  </w:num>
  <w:num w:numId="20" w16cid:durableId="2103449221">
    <w:abstractNumId w:val="4"/>
  </w:num>
  <w:num w:numId="21" w16cid:durableId="834298525">
    <w:abstractNumId w:val="38"/>
  </w:num>
  <w:num w:numId="22" w16cid:durableId="1705322855">
    <w:abstractNumId w:val="3"/>
  </w:num>
  <w:num w:numId="23" w16cid:durableId="402143860">
    <w:abstractNumId w:val="11"/>
  </w:num>
  <w:num w:numId="24" w16cid:durableId="1146973957">
    <w:abstractNumId w:val="17"/>
  </w:num>
  <w:num w:numId="25" w16cid:durableId="2131195670">
    <w:abstractNumId w:val="25"/>
  </w:num>
  <w:num w:numId="26" w16cid:durableId="1486121655">
    <w:abstractNumId w:val="18"/>
  </w:num>
  <w:num w:numId="27" w16cid:durableId="1523590125">
    <w:abstractNumId w:val="39"/>
  </w:num>
  <w:num w:numId="28" w16cid:durableId="31417495">
    <w:abstractNumId w:val="26"/>
  </w:num>
  <w:num w:numId="29" w16cid:durableId="1029913888">
    <w:abstractNumId w:val="16"/>
  </w:num>
  <w:num w:numId="30" w16cid:durableId="1686513991">
    <w:abstractNumId w:val="24"/>
  </w:num>
  <w:num w:numId="31" w16cid:durableId="1222208956">
    <w:abstractNumId w:val="27"/>
  </w:num>
  <w:num w:numId="32" w16cid:durableId="133908441">
    <w:abstractNumId w:val="30"/>
  </w:num>
  <w:num w:numId="33" w16cid:durableId="1526794520">
    <w:abstractNumId w:val="7"/>
  </w:num>
  <w:num w:numId="34" w16cid:durableId="249705036">
    <w:abstractNumId w:val="21"/>
  </w:num>
  <w:num w:numId="35" w16cid:durableId="2075811375">
    <w:abstractNumId w:val="36"/>
  </w:num>
  <w:num w:numId="36" w16cid:durableId="1778718950">
    <w:abstractNumId w:val="37"/>
  </w:num>
  <w:num w:numId="37" w16cid:durableId="1646162290">
    <w:abstractNumId w:val="20"/>
  </w:num>
  <w:num w:numId="38" w16cid:durableId="1291980063">
    <w:abstractNumId w:val="2"/>
  </w:num>
  <w:num w:numId="39" w16cid:durableId="5179209">
    <w:abstractNumId w:val="6"/>
  </w:num>
  <w:num w:numId="40" w16cid:durableId="1983075153">
    <w:abstractNumId w:val="1"/>
  </w:num>
  <w:num w:numId="41" w16cid:durableId="1657806826">
    <w:abstractNumId w:val="0"/>
  </w:num>
  <w:num w:numId="42" w16cid:durableId="1329793118">
    <w:abstractNumId w:val="40"/>
  </w:num>
  <w:num w:numId="43" w16cid:durableId="204295254">
    <w:abstractNumId w:val="15"/>
  </w:num>
  <w:num w:numId="44" w16cid:durableId="1718771306">
    <w:abstractNumId w:val="33"/>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guyễn thị kim cẩm">
    <w15:presenceInfo w15:providerId="Windows Live" w15:userId="6f54931188b1a4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4977"/>
    <w:rsid w:val="0006269E"/>
    <w:rsid w:val="00065841"/>
    <w:rsid w:val="00067344"/>
    <w:rsid w:val="00085D85"/>
    <w:rsid w:val="00092CC5"/>
    <w:rsid w:val="00094908"/>
    <w:rsid w:val="000A332D"/>
    <w:rsid w:val="000A5593"/>
    <w:rsid w:val="000A5FD0"/>
    <w:rsid w:val="000C64A5"/>
    <w:rsid w:val="000F32B9"/>
    <w:rsid w:val="001000EC"/>
    <w:rsid w:val="0010058E"/>
    <w:rsid w:val="00103B70"/>
    <w:rsid w:val="00110BDA"/>
    <w:rsid w:val="00113978"/>
    <w:rsid w:val="00124CAE"/>
    <w:rsid w:val="00124E6C"/>
    <w:rsid w:val="001251EE"/>
    <w:rsid w:val="00132DA6"/>
    <w:rsid w:val="00153FF5"/>
    <w:rsid w:val="001557CB"/>
    <w:rsid w:val="00161311"/>
    <w:rsid w:val="00165E5A"/>
    <w:rsid w:val="001B2CE0"/>
    <w:rsid w:val="001D73E3"/>
    <w:rsid w:val="001F3346"/>
    <w:rsid w:val="001F62EF"/>
    <w:rsid w:val="0021399A"/>
    <w:rsid w:val="00225B2D"/>
    <w:rsid w:val="0022765A"/>
    <w:rsid w:val="00232EA6"/>
    <w:rsid w:val="002605FB"/>
    <w:rsid w:val="00265D3A"/>
    <w:rsid w:val="00275B23"/>
    <w:rsid w:val="00290CC8"/>
    <w:rsid w:val="002B18A0"/>
    <w:rsid w:val="002E78CB"/>
    <w:rsid w:val="002F271E"/>
    <w:rsid w:val="002F6E16"/>
    <w:rsid w:val="00314A96"/>
    <w:rsid w:val="003460BC"/>
    <w:rsid w:val="00370869"/>
    <w:rsid w:val="0037785E"/>
    <w:rsid w:val="00383980"/>
    <w:rsid w:val="00385274"/>
    <w:rsid w:val="003A01BE"/>
    <w:rsid w:val="003A09F1"/>
    <w:rsid w:val="003B2F8F"/>
    <w:rsid w:val="003B478C"/>
    <w:rsid w:val="003B6A2C"/>
    <w:rsid w:val="003C0F4E"/>
    <w:rsid w:val="003C43B2"/>
    <w:rsid w:val="003C5405"/>
    <w:rsid w:val="003C6EFC"/>
    <w:rsid w:val="003D1BA7"/>
    <w:rsid w:val="003E309E"/>
    <w:rsid w:val="003E6DA7"/>
    <w:rsid w:val="004221DE"/>
    <w:rsid w:val="004314A8"/>
    <w:rsid w:val="0043150C"/>
    <w:rsid w:val="00441518"/>
    <w:rsid w:val="004472D8"/>
    <w:rsid w:val="004743F5"/>
    <w:rsid w:val="00492E63"/>
    <w:rsid w:val="004976C5"/>
    <w:rsid w:val="004A519C"/>
    <w:rsid w:val="004F1A79"/>
    <w:rsid w:val="005208FD"/>
    <w:rsid w:val="005215C4"/>
    <w:rsid w:val="00522FA6"/>
    <w:rsid w:val="005360C4"/>
    <w:rsid w:val="005421DC"/>
    <w:rsid w:val="00554C5B"/>
    <w:rsid w:val="00583596"/>
    <w:rsid w:val="005A05B5"/>
    <w:rsid w:val="005F0403"/>
    <w:rsid w:val="006106B4"/>
    <w:rsid w:val="006147A8"/>
    <w:rsid w:val="00631EC2"/>
    <w:rsid w:val="00634F53"/>
    <w:rsid w:val="00651717"/>
    <w:rsid w:val="0066172A"/>
    <w:rsid w:val="0066438A"/>
    <w:rsid w:val="00666D0B"/>
    <w:rsid w:val="00687A6F"/>
    <w:rsid w:val="00694FAA"/>
    <w:rsid w:val="006A42D6"/>
    <w:rsid w:val="006A4B99"/>
    <w:rsid w:val="006A6663"/>
    <w:rsid w:val="006B44F8"/>
    <w:rsid w:val="006B66D0"/>
    <w:rsid w:val="006C0807"/>
    <w:rsid w:val="006D5BE5"/>
    <w:rsid w:val="006D6807"/>
    <w:rsid w:val="00714008"/>
    <w:rsid w:val="0072105D"/>
    <w:rsid w:val="007249F1"/>
    <w:rsid w:val="00747E11"/>
    <w:rsid w:val="00764B86"/>
    <w:rsid w:val="00775A8F"/>
    <w:rsid w:val="00783F7D"/>
    <w:rsid w:val="007863D7"/>
    <w:rsid w:val="007A607B"/>
    <w:rsid w:val="007B5736"/>
    <w:rsid w:val="007C0634"/>
    <w:rsid w:val="007C08B6"/>
    <w:rsid w:val="00812D77"/>
    <w:rsid w:val="00822B89"/>
    <w:rsid w:val="008253D0"/>
    <w:rsid w:val="00842C35"/>
    <w:rsid w:val="00850C14"/>
    <w:rsid w:val="00856666"/>
    <w:rsid w:val="00856EC9"/>
    <w:rsid w:val="00865153"/>
    <w:rsid w:val="0089123D"/>
    <w:rsid w:val="00897B26"/>
    <w:rsid w:val="008A16AF"/>
    <w:rsid w:val="008B0C3B"/>
    <w:rsid w:val="008C493A"/>
    <w:rsid w:val="008C73CF"/>
    <w:rsid w:val="009070E3"/>
    <w:rsid w:val="00930023"/>
    <w:rsid w:val="0093100A"/>
    <w:rsid w:val="00945AA4"/>
    <w:rsid w:val="00950AF9"/>
    <w:rsid w:val="00950F25"/>
    <w:rsid w:val="00955157"/>
    <w:rsid w:val="00965812"/>
    <w:rsid w:val="0097157C"/>
    <w:rsid w:val="00992BC1"/>
    <w:rsid w:val="009A024A"/>
    <w:rsid w:val="009A2C51"/>
    <w:rsid w:val="009A2F80"/>
    <w:rsid w:val="009A44A0"/>
    <w:rsid w:val="009E4D88"/>
    <w:rsid w:val="00A321ED"/>
    <w:rsid w:val="00A451B9"/>
    <w:rsid w:val="00A7635D"/>
    <w:rsid w:val="00A824D7"/>
    <w:rsid w:val="00A86FC2"/>
    <w:rsid w:val="00A87569"/>
    <w:rsid w:val="00A87B84"/>
    <w:rsid w:val="00A96348"/>
    <w:rsid w:val="00AA235B"/>
    <w:rsid w:val="00AC5793"/>
    <w:rsid w:val="00AD1B25"/>
    <w:rsid w:val="00AD3FA4"/>
    <w:rsid w:val="00AF244B"/>
    <w:rsid w:val="00AF5AA9"/>
    <w:rsid w:val="00B05838"/>
    <w:rsid w:val="00B23A6E"/>
    <w:rsid w:val="00B72D1B"/>
    <w:rsid w:val="00B8788B"/>
    <w:rsid w:val="00B93ADA"/>
    <w:rsid w:val="00B96E16"/>
    <w:rsid w:val="00BD2C73"/>
    <w:rsid w:val="00C04A69"/>
    <w:rsid w:val="00C10310"/>
    <w:rsid w:val="00C1091D"/>
    <w:rsid w:val="00C17E67"/>
    <w:rsid w:val="00C21AB5"/>
    <w:rsid w:val="00C40B4A"/>
    <w:rsid w:val="00C76F89"/>
    <w:rsid w:val="00C978EE"/>
    <w:rsid w:val="00CA44C6"/>
    <w:rsid w:val="00CB1DB0"/>
    <w:rsid w:val="00CD16B7"/>
    <w:rsid w:val="00CD3FF0"/>
    <w:rsid w:val="00CD51FB"/>
    <w:rsid w:val="00D13833"/>
    <w:rsid w:val="00D16025"/>
    <w:rsid w:val="00D36865"/>
    <w:rsid w:val="00D414C3"/>
    <w:rsid w:val="00D51FEF"/>
    <w:rsid w:val="00D732E5"/>
    <w:rsid w:val="00D83223"/>
    <w:rsid w:val="00DB1405"/>
    <w:rsid w:val="00DB409E"/>
    <w:rsid w:val="00DB5D3B"/>
    <w:rsid w:val="00DC43AE"/>
    <w:rsid w:val="00DC4AEA"/>
    <w:rsid w:val="00DC7F7B"/>
    <w:rsid w:val="00DD2556"/>
    <w:rsid w:val="00DE1EB7"/>
    <w:rsid w:val="00E07BAE"/>
    <w:rsid w:val="00E12E36"/>
    <w:rsid w:val="00E3081B"/>
    <w:rsid w:val="00E30F5D"/>
    <w:rsid w:val="00E371FC"/>
    <w:rsid w:val="00E52EC4"/>
    <w:rsid w:val="00E76D31"/>
    <w:rsid w:val="00E87D2C"/>
    <w:rsid w:val="00E90662"/>
    <w:rsid w:val="00EB739D"/>
    <w:rsid w:val="00EB7B5C"/>
    <w:rsid w:val="00EC4C3C"/>
    <w:rsid w:val="00ED333A"/>
    <w:rsid w:val="00ED5C24"/>
    <w:rsid w:val="00F21738"/>
    <w:rsid w:val="00F51ADC"/>
    <w:rsid w:val="00F626C1"/>
    <w:rsid w:val="00F90BB7"/>
    <w:rsid w:val="00FA58EB"/>
    <w:rsid w:val="00FD7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styleId="Hyperlink">
    <w:name w:val="Hyperlink"/>
    <w:basedOn w:val="DefaultParagraphFont"/>
    <w:uiPriority w:val="99"/>
    <w:unhideWhenUsed/>
    <w:rsid w:val="00DB1405"/>
    <w:rPr>
      <w:color w:val="0563C1" w:themeColor="hyperlink"/>
      <w:u w:val="single"/>
    </w:rPr>
  </w:style>
  <w:style w:type="character" w:styleId="UnresolvedMention">
    <w:name w:val="Unresolved Mention"/>
    <w:basedOn w:val="DefaultParagraphFont"/>
    <w:uiPriority w:val="99"/>
    <w:semiHidden/>
    <w:unhideWhenUsed/>
    <w:rsid w:val="00DB1405"/>
    <w:rPr>
      <w:color w:val="605E5C"/>
      <w:shd w:val="clear" w:color="auto" w:fill="E1DFDD"/>
    </w:rPr>
  </w:style>
  <w:style w:type="character" w:customStyle="1" w:styleId="Vnbnnidung">
    <w:name w:val="Văn bản nội dung_"/>
    <w:basedOn w:val="DefaultParagraphFont"/>
    <w:link w:val="Vnbnnidung0"/>
    <w:rsid w:val="00965812"/>
    <w:rPr>
      <w:rFonts w:ascii="Century Schoolbook" w:eastAsia="Century Schoolbook" w:hAnsi="Century Schoolbook" w:cs="Century Schoolbook"/>
      <w:sz w:val="56"/>
      <w:szCs w:val="56"/>
    </w:rPr>
  </w:style>
  <w:style w:type="paragraph" w:customStyle="1" w:styleId="Vnbnnidung0">
    <w:name w:val="Văn bản nội dung"/>
    <w:basedOn w:val="Normal"/>
    <w:link w:val="Vnbnnidung"/>
    <w:rsid w:val="00965812"/>
    <w:pPr>
      <w:widowControl w:val="0"/>
      <w:spacing w:after="0" w:line="240" w:lineRule="auto"/>
    </w:pPr>
    <w:rPr>
      <w:rFonts w:ascii="Century Schoolbook" w:eastAsia="Century Schoolbook" w:hAnsi="Century Schoolbook" w:cs="Century Schoolbook"/>
      <w:sz w:val="56"/>
      <w:szCs w:val="56"/>
    </w:rPr>
  </w:style>
  <w:style w:type="paragraph" w:styleId="Revision">
    <w:name w:val="Revision"/>
    <w:hidden/>
    <w:uiPriority w:val="99"/>
    <w:semiHidden/>
    <w:rsid w:val="00110BD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2943130">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02462903">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61286431">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2320153">
      <w:bodyDiv w:val="1"/>
      <w:marLeft w:val="0"/>
      <w:marRight w:val="0"/>
      <w:marTop w:val="0"/>
      <w:marBottom w:val="0"/>
      <w:divBdr>
        <w:top w:val="none" w:sz="0" w:space="0" w:color="auto"/>
        <w:left w:val="none" w:sz="0" w:space="0" w:color="auto"/>
        <w:bottom w:val="none" w:sz="0" w:space="0" w:color="auto"/>
        <w:right w:val="none" w:sz="0" w:space="0" w:color="auto"/>
      </w:divBdr>
    </w:div>
    <w:div w:id="252859561">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6958554">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08258042">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27447561">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06737816">
      <w:bodyDiv w:val="1"/>
      <w:marLeft w:val="0"/>
      <w:marRight w:val="0"/>
      <w:marTop w:val="0"/>
      <w:marBottom w:val="0"/>
      <w:divBdr>
        <w:top w:val="none" w:sz="0" w:space="0" w:color="auto"/>
        <w:left w:val="none" w:sz="0" w:space="0" w:color="auto"/>
        <w:bottom w:val="none" w:sz="0" w:space="0" w:color="auto"/>
        <w:right w:val="none" w:sz="0" w:space="0" w:color="auto"/>
      </w:divBdr>
    </w:div>
    <w:div w:id="608511332">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43317403">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50519838">
      <w:bodyDiv w:val="1"/>
      <w:marLeft w:val="0"/>
      <w:marRight w:val="0"/>
      <w:marTop w:val="0"/>
      <w:marBottom w:val="0"/>
      <w:divBdr>
        <w:top w:val="none" w:sz="0" w:space="0" w:color="auto"/>
        <w:left w:val="none" w:sz="0" w:space="0" w:color="auto"/>
        <w:bottom w:val="none" w:sz="0" w:space="0" w:color="auto"/>
        <w:right w:val="none" w:sz="0" w:space="0" w:color="auto"/>
      </w:divBdr>
    </w:div>
    <w:div w:id="673142679">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23526323">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1767134">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32996049">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35832149">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08371702">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3410735">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2844483">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820824">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14235631">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37580979">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06461117">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6621449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74351410">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6220670">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0203614">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1186</Words>
  <Characters>6762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8</cp:revision>
  <cp:lastPrinted>2025-05-10T01:24:00Z</cp:lastPrinted>
  <dcterms:created xsi:type="dcterms:W3CDTF">2026-04-25T10:35:00Z</dcterms:created>
  <dcterms:modified xsi:type="dcterms:W3CDTF">2026-05-21T11:08:00Z</dcterms:modified>
</cp:coreProperties>
</file>