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56E68" w14:textId="772AACA2" w:rsidR="00D26305" w:rsidRDefault="00D26305" w:rsidP="00D26305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sz w:val="28"/>
          <w:szCs w:val="28"/>
          <w:lang w:bidi="en-US"/>
        </w:rPr>
      </w:pPr>
      <w:r>
        <w:rPr>
          <w:b/>
          <w:bCs/>
          <w:sz w:val="28"/>
          <w:szCs w:val="28"/>
          <w:lang w:bidi="en-US"/>
        </w:rPr>
        <w:t>OVERALL TEST REVISION</w:t>
      </w:r>
    </w:p>
    <w:p w14:paraId="342E8AC3" w14:textId="6303000A" w:rsidR="003C0235" w:rsidRPr="00D26305" w:rsidRDefault="003C0235" w:rsidP="00D26305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lang w:bidi="en-US"/>
        </w:rPr>
        <w:t>WRITING</w:t>
      </w:r>
    </w:p>
    <w:p w14:paraId="788E3726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b/>
          <w:bCs/>
          <w:sz w:val="28"/>
          <w:szCs w:val="28"/>
          <w:lang w:bidi="en-US"/>
        </w:rPr>
        <w:t>Section I. Complete each of the following sentences in such a way that it is as similar as possible in meaning to the original sentence.</w:t>
      </w:r>
    </w:p>
    <w:p w14:paraId="02E6A49E" w14:textId="77777777" w:rsidR="003C0235" w:rsidRPr="00D26305" w:rsidRDefault="003C0235" w:rsidP="003C0235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I regret that she didn’t give me a chance to tell her the truth.</w:t>
      </w:r>
    </w:p>
    <w:p w14:paraId="654605F5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=&gt; I wish ____________________________________________________</w:t>
      </w:r>
    </w:p>
    <w:p w14:paraId="496196D3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2. Natalie studied physics at the University of California. Then she became a staff writer for Live Science. (before)</w:t>
      </w:r>
    </w:p>
    <w:p w14:paraId="3FE3EA81" w14:textId="77777777" w:rsidR="003C0235" w:rsidRPr="00D26305" w:rsidRDefault="003C0235" w:rsidP="003C0235">
      <w:pPr>
        <w:pStyle w:val="NormalWeb"/>
        <w:spacing w:after="0"/>
        <w:jc w:val="both"/>
        <w:rPr>
          <w:ins w:id="0" w:author="Author"/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=&gt; Natalie ____________________________________</w:t>
      </w:r>
    </w:p>
    <w:p w14:paraId="3ECBED4C" w14:textId="77777777" w:rsidR="003C0235" w:rsidRPr="00D26305" w:rsidRDefault="003C0235" w:rsidP="003C023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Matt last wrote to his pen pal ten months ago.</w:t>
      </w:r>
    </w:p>
    <w:p w14:paraId="305B5B9F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jc w:val="both"/>
        <w:rPr>
          <w:ins w:id="1" w:author="Author"/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=&gt; Matt</w:t>
      </w:r>
    </w:p>
    <w:p w14:paraId="3425DEA0" w14:textId="77777777" w:rsidR="003C0235" w:rsidRPr="00D26305" w:rsidRDefault="003C0235" w:rsidP="003C023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If you work hard, you will find it easy to get good marks.</w:t>
      </w:r>
    </w:p>
    <w:p w14:paraId="2BDA61D7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jc w:val="both"/>
        <w:rPr>
          <w:ins w:id="2" w:author="Author"/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=&gt; The harder______________________________________________</w:t>
      </w:r>
    </w:p>
    <w:p w14:paraId="2E217A04" w14:textId="66B44249" w:rsidR="003C0235" w:rsidRPr="00D26305" w:rsidRDefault="003C0235" w:rsidP="003C023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 xml:space="preserve">He studied diligently. He wanted to pass the final exams with flying </w:t>
      </w:r>
      <w:proofErr w:type="gramStart"/>
      <w:r w:rsidRPr="00D26305">
        <w:rPr>
          <w:iCs/>
          <w:color w:val="000000"/>
          <w:sz w:val="28"/>
          <w:szCs w:val="28"/>
        </w:rPr>
        <w:t>colors.(</w:t>
      </w:r>
      <w:proofErr w:type="gramEnd"/>
      <w:r w:rsidRPr="00D26305">
        <w:rPr>
          <w:iCs/>
          <w:color w:val="000000"/>
          <w:sz w:val="28"/>
          <w:szCs w:val="28"/>
        </w:rPr>
        <w:t>so that)</w:t>
      </w:r>
    </w:p>
    <w:p w14:paraId="5552B435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jc w:val="both"/>
        <w:rPr>
          <w:ins w:id="3" w:author="Author"/>
          <w:iCs/>
          <w:color w:val="000000"/>
          <w:sz w:val="28"/>
          <w:szCs w:val="28"/>
        </w:rPr>
      </w:pPr>
      <w:r w:rsidRPr="00D26305">
        <w:rPr>
          <w:iCs/>
          <w:color w:val="000000"/>
          <w:sz w:val="28"/>
          <w:szCs w:val="28"/>
        </w:rPr>
        <w:t>=&gt; He ___________________________________________________</w:t>
      </w:r>
    </w:p>
    <w:p w14:paraId="62B884B0" w14:textId="77777777" w:rsidR="003C0235" w:rsidRPr="00D26305" w:rsidRDefault="003C0235" w:rsidP="003C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iCs/>
          <w:sz w:val="28"/>
          <w:szCs w:val="28"/>
        </w:rPr>
      </w:pPr>
      <w:r w:rsidRPr="00D26305">
        <w:rPr>
          <w:rFonts w:ascii="Times New Roman" w:hAnsi="Times New Roman" w:cs="Times New Roman"/>
          <w:bCs/>
          <w:iCs/>
          <w:sz w:val="28"/>
          <w:szCs w:val="28"/>
        </w:rPr>
        <w:t>I didn’t understand the lesson until my teacher explained it again.</w:t>
      </w:r>
      <w:r w:rsidRPr="00D26305">
        <w:rPr>
          <w:rFonts w:ascii="Times New Roman" w:hAnsi="Times New Roman" w:cs="Times New Roman"/>
          <w:bCs/>
          <w:iCs/>
          <w:sz w:val="28"/>
          <w:szCs w:val="28"/>
        </w:rPr>
        <w:br/>
        <w:t>→ Not until ______________________________________________</w:t>
      </w:r>
    </w:p>
    <w:p w14:paraId="66B1195A" w14:textId="77777777" w:rsidR="003C0235" w:rsidRPr="00D26305" w:rsidRDefault="003C0235" w:rsidP="003C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iCs/>
          <w:sz w:val="28"/>
          <w:szCs w:val="28"/>
        </w:rPr>
      </w:pPr>
      <w:r w:rsidRPr="00D26305">
        <w:rPr>
          <w:rFonts w:ascii="Times New Roman" w:hAnsi="Times New Roman" w:cs="Times New Roman"/>
          <w:bCs/>
          <w:iCs/>
          <w:sz w:val="28"/>
          <w:szCs w:val="28"/>
        </w:rPr>
        <w:t>The students spent ten minutes waiting for their bus.</w:t>
      </w:r>
    </w:p>
    <w:p w14:paraId="33267F17" w14:textId="77777777" w:rsidR="003C0235" w:rsidRDefault="003C0235" w:rsidP="003C0235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D26305">
        <w:rPr>
          <w:rFonts w:ascii="Times New Roman" w:hAnsi="Times New Roman" w:cs="Times New Roman"/>
          <w:bCs/>
          <w:iCs/>
          <w:sz w:val="28"/>
          <w:szCs w:val="28"/>
        </w:rPr>
        <w:t>=&gt; It ______________________________________________________________</w:t>
      </w:r>
    </w:p>
    <w:p w14:paraId="66E676AF" w14:textId="2C5FD525" w:rsidR="003C0235" w:rsidRPr="00D26305" w:rsidRDefault="003C0235" w:rsidP="003C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iCs/>
          <w:sz w:val="28"/>
          <w:szCs w:val="28"/>
        </w:rPr>
      </w:pPr>
      <w:proofErr w:type="gramStart"/>
      <w:r w:rsidRPr="00D26305">
        <w:rPr>
          <w:rFonts w:ascii="Times New Roman" w:hAnsi="Times New Roman" w:cs="Times New Roman"/>
          <w:bCs/>
          <w:iCs/>
          <w:sz w:val="28"/>
          <w:szCs w:val="28"/>
        </w:rPr>
        <w:t>“ What</w:t>
      </w:r>
      <w:proofErr w:type="gramEnd"/>
      <w:r w:rsidRPr="00D26305">
        <w:rPr>
          <w:rFonts w:ascii="Times New Roman" w:hAnsi="Times New Roman" w:cs="Times New Roman"/>
          <w:bCs/>
          <w:iCs/>
          <w:sz w:val="28"/>
          <w:szCs w:val="28"/>
        </w:rPr>
        <w:t xml:space="preserve"> about teaching the children how to cope with an emergency?” said, Mrs. Thu.</w:t>
      </w:r>
    </w:p>
    <w:p w14:paraId="326415E8" w14:textId="77777777" w:rsidR="003C0235" w:rsidRPr="00D26305" w:rsidRDefault="003C0235" w:rsidP="003C0235">
      <w:pPr>
        <w:rPr>
          <w:ins w:id="4" w:author="Author"/>
          <w:rFonts w:ascii="Times New Roman" w:hAnsi="Times New Roman" w:cs="Times New Roman"/>
          <w:bCs/>
          <w:iCs/>
          <w:sz w:val="28"/>
          <w:szCs w:val="28"/>
        </w:rPr>
      </w:pPr>
      <w:r w:rsidRPr="00D26305">
        <w:rPr>
          <w:rFonts w:ascii="Times New Roman" w:hAnsi="Times New Roman" w:cs="Times New Roman"/>
          <w:bCs/>
          <w:iCs/>
          <w:sz w:val="28"/>
          <w:szCs w:val="28"/>
        </w:rPr>
        <w:t>=&gt; Mrs. Thu suggested that the children ____________________________________</w:t>
      </w:r>
    </w:p>
    <w:p w14:paraId="2791CBDB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His English is not good enough to study space science.</w:t>
      </w:r>
    </w:p>
    <w:p w14:paraId="1F46556C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He wishes______________________________________________</w:t>
      </w:r>
    </w:p>
    <w:p w14:paraId="23C19393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He wasn’t wearing a coat although it was quite cold.</w:t>
      </w:r>
    </w:p>
    <w:p w14:paraId="544746D1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Despite _______________________________________________</w:t>
      </w:r>
    </w:p>
    <w:p w14:paraId="0F2A2FA2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Tim started taking piano lessons two years ago.</w:t>
      </w:r>
    </w:p>
    <w:p w14:paraId="607220F5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Tim has _______________________________________________</w:t>
      </w:r>
    </w:p>
    <w:p w14:paraId="34F4672F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Tom was so busy that he could not talk to me.</w:t>
      </w:r>
    </w:p>
    <w:p w14:paraId="1F27335E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Tom was too ___________________________________________</w:t>
      </w:r>
    </w:p>
    <w:p w14:paraId="647C7541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The woman called the police. Her house was broken into.</w:t>
      </w:r>
    </w:p>
    <w:p w14:paraId="15AB3DEB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The woman_______________________________________________</w:t>
      </w:r>
    </w:p>
    <w:p w14:paraId="0E4B3549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. I’d rather read books than watch movies.</w:t>
      </w:r>
    </w:p>
    <w:p w14:paraId="7647FB3F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I prefer _________________________________________________</w:t>
      </w:r>
    </w:p>
    <w:p w14:paraId="0D4975B2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After Mr. Smith retires, his son will be responsible for the company. (take charge of)</w:t>
      </w:r>
    </w:p>
    <w:p w14:paraId="5634D8AC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=&gt;________________________________________________________</w:t>
      </w:r>
    </w:p>
    <w:p w14:paraId="1058287F" w14:textId="77777777" w:rsidR="003C0235" w:rsidRPr="00D26305" w:rsidRDefault="003C0235" w:rsidP="003C02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proofErr w:type="gramStart"/>
      <w:r w:rsidRPr="00D26305">
        <w:rPr>
          <w:sz w:val="28"/>
          <w:szCs w:val="28"/>
          <w:lang w:bidi="en-US"/>
        </w:rPr>
        <w:lastRenderedPageBreak/>
        <w:t>“ Why</w:t>
      </w:r>
      <w:proofErr w:type="gramEnd"/>
      <w:r w:rsidRPr="00D26305">
        <w:rPr>
          <w:sz w:val="28"/>
          <w:szCs w:val="28"/>
          <w:lang w:bidi="en-US"/>
        </w:rPr>
        <w:t xml:space="preserve"> don’t we have a picnic next Saturday?” said Lisa.</w:t>
      </w:r>
    </w:p>
    <w:p w14:paraId="21165A65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Lisa suggested_____________________________________________</w:t>
      </w:r>
    </w:p>
    <w:p w14:paraId="36FB4AE8" w14:textId="77777777" w:rsidR="003C0235" w:rsidRPr="00D26305" w:rsidRDefault="003C0235" w:rsidP="003C023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outlineLvl w:val="1"/>
        <w:rPr>
          <w:color w:val="333333"/>
          <w:kern w:val="36"/>
          <w:sz w:val="28"/>
          <w:szCs w:val="28"/>
        </w:rPr>
      </w:pPr>
      <w:r w:rsidRPr="00D26305">
        <w:rPr>
          <w:sz w:val="28"/>
          <w:szCs w:val="28"/>
        </w:rPr>
        <w:t>“Don’t forget to bring your passports with you when you go abroad.”</w:t>
      </w:r>
    </w:p>
    <w:p w14:paraId="61757361" w14:textId="77777777" w:rsidR="003C0235" w:rsidRDefault="003C0235" w:rsidP="003C0235">
      <w:pPr>
        <w:pStyle w:val="NormalWeb"/>
        <w:spacing w:before="0" w:beforeAutospacing="0" w:after="0" w:afterAutospacing="0" w:line="276" w:lineRule="auto"/>
        <w:jc w:val="both"/>
        <w:outlineLvl w:val="1"/>
        <w:rPr>
          <w:color w:val="333333"/>
          <w:kern w:val="36"/>
          <w:sz w:val="28"/>
          <w:szCs w:val="28"/>
        </w:rPr>
      </w:pPr>
      <w:r w:rsidRPr="00D26305">
        <w:rPr>
          <w:color w:val="333333"/>
          <w:kern w:val="36"/>
          <w:sz w:val="28"/>
          <w:szCs w:val="28"/>
        </w:rPr>
        <w:t xml:space="preserve">=&gt; </w:t>
      </w:r>
      <w:r w:rsidRPr="00D26305">
        <w:rPr>
          <w:sz w:val="28"/>
          <w:szCs w:val="28"/>
        </w:rPr>
        <w:t xml:space="preserve">She </w:t>
      </w:r>
      <w:proofErr w:type="gramStart"/>
      <w:r w:rsidRPr="00D26305">
        <w:rPr>
          <w:sz w:val="28"/>
          <w:szCs w:val="28"/>
        </w:rPr>
        <w:t xml:space="preserve">reminded  </w:t>
      </w:r>
      <w:r w:rsidRPr="00D26305">
        <w:rPr>
          <w:color w:val="333333"/>
          <w:kern w:val="36"/>
          <w:sz w:val="28"/>
          <w:szCs w:val="28"/>
        </w:rPr>
        <w:t>_</w:t>
      </w:r>
      <w:proofErr w:type="gramEnd"/>
      <w:r w:rsidRPr="00D26305">
        <w:rPr>
          <w:color w:val="333333"/>
          <w:kern w:val="36"/>
          <w:sz w:val="28"/>
          <w:szCs w:val="28"/>
        </w:rPr>
        <w:t>_________________________________________________</w:t>
      </w:r>
    </w:p>
    <w:p w14:paraId="71D84CEB" w14:textId="77777777" w:rsidR="003C0235" w:rsidRPr="00D26305" w:rsidRDefault="003C0235" w:rsidP="003C023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outlineLvl w:val="1"/>
        <w:rPr>
          <w:color w:val="333333"/>
          <w:kern w:val="36"/>
          <w:sz w:val="28"/>
          <w:szCs w:val="28"/>
        </w:rPr>
      </w:pPr>
      <w:r w:rsidRPr="00D26305">
        <w:rPr>
          <w:sz w:val="28"/>
          <w:szCs w:val="28"/>
        </w:rPr>
        <w:t>Smoking is not allowed in the ward</w:t>
      </w:r>
    </w:p>
    <w:p w14:paraId="120BB6CE" w14:textId="77777777" w:rsidR="003C0235" w:rsidRDefault="003C0235" w:rsidP="003C0235">
      <w:pPr>
        <w:pStyle w:val="NormalWeb"/>
        <w:spacing w:before="0" w:beforeAutospacing="0" w:after="0" w:afterAutospacing="0" w:line="276" w:lineRule="auto"/>
        <w:jc w:val="both"/>
        <w:outlineLvl w:val="1"/>
        <w:rPr>
          <w:color w:val="333333"/>
          <w:kern w:val="36"/>
          <w:sz w:val="28"/>
          <w:szCs w:val="28"/>
        </w:rPr>
      </w:pPr>
      <w:r w:rsidRPr="00D26305">
        <w:rPr>
          <w:color w:val="333333"/>
          <w:kern w:val="36"/>
          <w:sz w:val="28"/>
          <w:szCs w:val="28"/>
        </w:rPr>
        <w:t>=&gt;</w:t>
      </w:r>
      <w:r w:rsidRPr="00D26305">
        <w:rPr>
          <w:sz w:val="28"/>
          <w:szCs w:val="28"/>
        </w:rPr>
        <w:t xml:space="preserve"> Would </w:t>
      </w:r>
      <w:proofErr w:type="gramStart"/>
      <w:r w:rsidRPr="00D26305">
        <w:rPr>
          <w:sz w:val="28"/>
          <w:szCs w:val="28"/>
        </w:rPr>
        <w:t xml:space="preserve">you  </w:t>
      </w:r>
      <w:r w:rsidRPr="00D26305">
        <w:rPr>
          <w:color w:val="333333"/>
          <w:kern w:val="36"/>
          <w:sz w:val="28"/>
          <w:szCs w:val="28"/>
        </w:rPr>
        <w:t>_</w:t>
      </w:r>
      <w:proofErr w:type="gramEnd"/>
      <w:r w:rsidRPr="00D26305">
        <w:rPr>
          <w:color w:val="333333"/>
          <w:kern w:val="36"/>
          <w:sz w:val="28"/>
          <w:szCs w:val="28"/>
        </w:rPr>
        <w:t>_________________________________________________</w:t>
      </w:r>
    </w:p>
    <w:p w14:paraId="6670B1CF" w14:textId="77777777" w:rsidR="003C0235" w:rsidRPr="00D26305" w:rsidRDefault="003C0235" w:rsidP="003C023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outlineLvl w:val="1"/>
        <w:rPr>
          <w:color w:val="333333"/>
          <w:kern w:val="36"/>
          <w:sz w:val="28"/>
          <w:szCs w:val="28"/>
        </w:rPr>
      </w:pPr>
      <w:r w:rsidRPr="00D26305">
        <w:rPr>
          <w:sz w:val="28"/>
          <w:szCs w:val="28"/>
        </w:rPr>
        <w:t>He failed the exam because of his laziness</w:t>
      </w:r>
      <w:r w:rsidRPr="00D26305">
        <w:rPr>
          <w:color w:val="333333"/>
          <w:kern w:val="36"/>
          <w:sz w:val="28"/>
          <w:szCs w:val="28"/>
        </w:rPr>
        <w:t>.</w:t>
      </w:r>
    </w:p>
    <w:p w14:paraId="0C623C27" w14:textId="77777777" w:rsidR="003C0235" w:rsidRDefault="003C0235" w:rsidP="003C0235">
      <w:pPr>
        <w:pStyle w:val="NormalWeb"/>
        <w:spacing w:before="0" w:beforeAutospacing="0" w:after="0" w:afterAutospacing="0" w:line="276" w:lineRule="auto"/>
        <w:jc w:val="both"/>
        <w:outlineLvl w:val="1"/>
        <w:rPr>
          <w:color w:val="333333"/>
          <w:kern w:val="36"/>
          <w:sz w:val="28"/>
          <w:szCs w:val="28"/>
        </w:rPr>
      </w:pPr>
      <w:r w:rsidRPr="00D26305">
        <w:rPr>
          <w:color w:val="333333"/>
          <w:kern w:val="36"/>
          <w:sz w:val="28"/>
          <w:szCs w:val="28"/>
        </w:rPr>
        <w:t xml:space="preserve">=&gt; </w:t>
      </w:r>
      <w:r w:rsidRPr="00D26305">
        <w:rPr>
          <w:sz w:val="28"/>
          <w:szCs w:val="28"/>
        </w:rPr>
        <w:t xml:space="preserve">Because he </w:t>
      </w:r>
      <w:r w:rsidRPr="00D26305">
        <w:rPr>
          <w:color w:val="333333"/>
          <w:kern w:val="36"/>
          <w:sz w:val="28"/>
          <w:szCs w:val="28"/>
        </w:rPr>
        <w:t>__________________________________________________</w:t>
      </w:r>
    </w:p>
    <w:p w14:paraId="2FAA5180" w14:textId="77777777" w:rsidR="003C0235" w:rsidRPr="00D26305" w:rsidRDefault="003C0235" w:rsidP="003C0235">
      <w:pPr>
        <w:pStyle w:val="mab5"/>
        <w:numPr>
          <w:ilvl w:val="0"/>
          <w:numId w:val="1"/>
        </w:numPr>
        <w:spacing w:before="0" w:beforeAutospacing="0" w:after="0" w:afterAutospacing="0" w:line="276" w:lineRule="auto"/>
        <w:rPr>
          <w:sz w:val="28"/>
          <w:szCs w:val="28"/>
          <w:lang w:bidi="en-GB"/>
        </w:rPr>
      </w:pPr>
      <w:r w:rsidRPr="00D26305">
        <w:rPr>
          <w:sz w:val="28"/>
          <w:szCs w:val="28"/>
          <w:lang w:bidi="en-GB"/>
        </w:rPr>
        <w:t>The girl is my younger sister. You talked to her yesterday.</w:t>
      </w:r>
    </w:p>
    <w:p w14:paraId="34057138" w14:textId="77777777" w:rsidR="003C0235" w:rsidRDefault="003C0235" w:rsidP="003C0235">
      <w:pPr>
        <w:pStyle w:val="mab5"/>
        <w:spacing w:before="0" w:beforeAutospacing="0" w:after="0" w:afterAutospacing="0" w:line="276" w:lineRule="auto"/>
        <w:rPr>
          <w:sz w:val="28"/>
          <w:szCs w:val="28"/>
          <w:lang w:bidi="en-GB"/>
        </w:rPr>
      </w:pPr>
      <w:r w:rsidRPr="00D26305">
        <w:rPr>
          <w:sz w:val="28"/>
          <w:szCs w:val="28"/>
          <w:lang w:bidi="en-GB"/>
        </w:rPr>
        <w:t>=&gt; The girl _____________________________________________________________</w:t>
      </w:r>
    </w:p>
    <w:p w14:paraId="4FD54364" w14:textId="77777777" w:rsidR="003C0235" w:rsidRPr="00D26305" w:rsidRDefault="003C0235" w:rsidP="003C0235">
      <w:pPr>
        <w:pStyle w:val="mab5"/>
        <w:numPr>
          <w:ilvl w:val="0"/>
          <w:numId w:val="1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I have never sung in front of such an excited audience before.</w:t>
      </w:r>
    </w:p>
    <w:p w14:paraId="43872932" w14:textId="77777777" w:rsidR="003C0235" w:rsidRDefault="003C0235" w:rsidP="003C0235">
      <w:pPr>
        <w:pStyle w:val="mab5"/>
        <w:spacing w:before="0" w:beforeAutospacing="0" w:after="0" w:afterAutospacing="0" w:line="276" w:lineRule="auto"/>
        <w:rPr>
          <w:sz w:val="28"/>
          <w:szCs w:val="28"/>
          <w:lang w:bidi="en-GB"/>
        </w:rPr>
      </w:pPr>
      <w:r w:rsidRPr="00D26305">
        <w:rPr>
          <w:sz w:val="28"/>
          <w:szCs w:val="28"/>
        </w:rPr>
        <w:t>→ It's the first time</w:t>
      </w:r>
      <w:r w:rsidRPr="00D26305">
        <w:rPr>
          <w:sz w:val="28"/>
          <w:szCs w:val="28"/>
          <w:lang w:bidi="en-GB"/>
        </w:rPr>
        <w:t>____________________________________________________________</w:t>
      </w:r>
    </w:p>
    <w:p w14:paraId="33444326" w14:textId="77777777" w:rsidR="003C0235" w:rsidRPr="00D26305" w:rsidRDefault="003C0235" w:rsidP="003C0235">
      <w:pPr>
        <w:pStyle w:val="mab5"/>
        <w:numPr>
          <w:ilvl w:val="0"/>
          <w:numId w:val="1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Despite working hard, he can't support his large family.</w:t>
      </w:r>
    </w:p>
    <w:p w14:paraId="7665BD0B" w14:textId="77777777" w:rsidR="008A0429" w:rsidRDefault="003C0235" w:rsidP="003C0235">
      <w:pPr>
        <w:pStyle w:val="mab5"/>
        <w:spacing w:before="0" w:beforeAutospacing="0" w:after="0" w:afterAutospacing="0" w:line="276" w:lineRule="auto"/>
        <w:rPr>
          <w:sz w:val="28"/>
          <w:szCs w:val="28"/>
          <w:lang w:bidi="en-GB"/>
        </w:rPr>
      </w:pPr>
      <w:r w:rsidRPr="00D26305">
        <w:rPr>
          <w:sz w:val="28"/>
          <w:szCs w:val="28"/>
        </w:rPr>
        <w:t>→ Although.</w:t>
      </w:r>
      <w:r w:rsidRPr="00D26305">
        <w:rPr>
          <w:sz w:val="28"/>
          <w:szCs w:val="28"/>
          <w:lang w:bidi="en-GB"/>
        </w:rPr>
        <w:t xml:space="preserve"> ___________________________________________________________</w:t>
      </w:r>
    </w:p>
    <w:p w14:paraId="52BF1AB1" w14:textId="77777777" w:rsidR="003C0235" w:rsidRPr="00D26305" w:rsidRDefault="003C0235" w:rsidP="003C0235">
      <w:pPr>
        <w:pStyle w:val="mab5"/>
        <w:numPr>
          <w:ilvl w:val="0"/>
          <w:numId w:val="1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Going swimming in the river in the summer is interesting.</w:t>
      </w:r>
    </w:p>
    <w:p w14:paraId="086FE540" w14:textId="77777777" w:rsidR="003C0235" w:rsidRDefault="003C0235" w:rsidP="003C0235">
      <w:pPr>
        <w:pStyle w:val="mab5"/>
        <w:spacing w:before="0" w:beforeAutospacing="0" w:after="0" w:afterAutospacing="0" w:line="276" w:lineRule="auto"/>
        <w:rPr>
          <w:sz w:val="28"/>
          <w:szCs w:val="28"/>
          <w:lang w:bidi="en-GB"/>
        </w:rPr>
      </w:pPr>
      <w:r w:rsidRPr="00D26305">
        <w:rPr>
          <w:sz w:val="28"/>
          <w:szCs w:val="28"/>
        </w:rPr>
        <w:sym w:font="Wingdings" w:char="F0E0"/>
      </w:r>
      <w:r w:rsidRPr="00D26305">
        <w:rPr>
          <w:sz w:val="28"/>
          <w:szCs w:val="28"/>
        </w:rPr>
        <w:t xml:space="preserve"> It</w:t>
      </w:r>
      <w:r w:rsidRPr="00D26305">
        <w:rPr>
          <w:sz w:val="28"/>
          <w:szCs w:val="28"/>
          <w:lang w:bidi="en-GB"/>
        </w:rPr>
        <w:t>____________________________________________________________</w:t>
      </w:r>
    </w:p>
    <w:p w14:paraId="09385A03" w14:textId="6529103D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This electronic device is very user-friendly; even seniors can master it quickly. </w:t>
      </w:r>
    </w:p>
    <w:p w14:paraId="51E1E12E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This electronic device is user-friendly enough __________________________________</w:t>
      </w:r>
    </w:p>
    <w:p w14:paraId="4FDB3526" w14:textId="5D145E28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My brother was researching natural wonders of the world when I entered his room. </w:t>
      </w:r>
    </w:p>
    <w:p w14:paraId="2792C5C1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While my brother ___________________________________________________________</w:t>
      </w:r>
    </w:p>
    <w:p w14:paraId="0FF9FD7D" w14:textId="15893096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"You should choose a job that matches your personal interests," Sarah told me. </w:t>
      </w:r>
    </w:p>
    <w:p w14:paraId="047E502C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Sarah advised that __________________________________________________________</w:t>
      </w:r>
    </w:p>
    <w:p w14:paraId="46F28A5E" w14:textId="5712788C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Local communities in this remote area don't have access to high-speed internet. </w:t>
      </w:r>
    </w:p>
    <w:p w14:paraId="61B3064C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We wish __________________________________________________________________</w:t>
      </w:r>
    </w:p>
    <w:p w14:paraId="698FEE93" w14:textId="438CB636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Duong prepared very carefully for her speaking test, but she still felt quite nervous. </w:t>
      </w:r>
    </w:p>
    <w:p w14:paraId="51C05DE9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Although __________________________________________________________________</w:t>
      </w:r>
    </w:p>
    <w:p w14:paraId="29FEA2D3" w14:textId="35A1528C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"What subjects are you planning to choose for your future career, Tra My?" asked teacher Sarah. </w:t>
      </w:r>
    </w:p>
    <w:p w14:paraId="28B941DC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Teacher Sarah asked Tra My _________________________________________________</w:t>
      </w:r>
    </w:p>
    <w:p w14:paraId="022F8415" w14:textId="3174CBB4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Ha </w:t>
      </w:r>
      <w:proofErr w:type="spellStart"/>
      <w:r w:rsidRPr="008A0429">
        <w:rPr>
          <w:rFonts w:ascii="Times New Roman" w:hAnsi="Times New Roman" w:cs="Times New Roman"/>
          <w:sz w:val="28"/>
          <w:szCs w:val="28"/>
        </w:rPr>
        <w:t>Vy</w:t>
      </w:r>
      <w:proofErr w:type="spellEnd"/>
      <w:r w:rsidRPr="008A0429">
        <w:rPr>
          <w:rFonts w:ascii="Times New Roman" w:hAnsi="Times New Roman" w:cs="Times New Roman"/>
          <w:sz w:val="28"/>
          <w:szCs w:val="28"/>
        </w:rPr>
        <w:t xml:space="preserve"> bought a new electronic dictionary last week. It is extremely useful for her translation exercises. </w:t>
      </w:r>
    </w:p>
    <w:p w14:paraId="73EABB0B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lastRenderedPageBreak/>
        <w:t xml:space="preserve">=&gt; Ha </w:t>
      </w:r>
      <w:proofErr w:type="spellStart"/>
      <w:r w:rsidRPr="00D26305">
        <w:rPr>
          <w:rFonts w:ascii="Times New Roman" w:hAnsi="Times New Roman" w:cs="Times New Roman"/>
          <w:sz w:val="28"/>
          <w:szCs w:val="28"/>
        </w:rPr>
        <w:t>Vy's</w:t>
      </w:r>
      <w:proofErr w:type="spellEnd"/>
      <w:r w:rsidRPr="00D26305">
        <w:rPr>
          <w:rFonts w:ascii="Times New Roman" w:hAnsi="Times New Roman" w:cs="Times New Roman"/>
          <w:sz w:val="28"/>
          <w:szCs w:val="28"/>
        </w:rPr>
        <w:t xml:space="preserve"> new electronic dictionary, ____________________________________________</w:t>
      </w:r>
    </w:p>
    <w:p w14:paraId="7077ED6C" w14:textId="2B6ADE36" w:rsidR="003C0235" w:rsidRPr="008A0429" w:rsidRDefault="003C0235" w:rsidP="008A042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A0429">
        <w:rPr>
          <w:rFonts w:ascii="Times New Roman" w:hAnsi="Times New Roman" w:cs="Times New Roman"/>
          <w:sz w:val="28"/>
          <w:szCs w:val="28"/>
        </w:rPr>
        <w:t xml:space="preserve">Nguyen rejected the offer to become the leader of the FIRE volunteer project because he was busy with his IELTS preparation. </w:t>
      </w:r>
    </w:p>
    <w:p w14:paraId="43DC4C8F" w14:textId="7126612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Nguyen turned ____________________________________________________</w:t>
      </w:r>
    </w:p>
    <w:p w14:paraId="2BFA9C8A" w14:textId="77777777" w:rsidR="003C0235" w:rsidRPr="00D26305" w:rsidRDefault="003C0235" w:rsidP="008A0429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Hung swam faster in a district swimming competition than anyone else.</w:t>
      </w:r>
      <w:r w:rsidRPr="00D26305">
        <w:rPr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sz w:val="28"/>
          <w:szCs w:val="28"/>
          <w:lang w:bidi="en-US"/>
        </w:rPr>
        <w:t xml:space="preserve"> Hung was _______________________________________________</w:t>
      </w:r>
      <w:proofErr w:type="gramStart"/>
      <w:r w:rsidRPr="00D26305">
        <w:rPr>
          <w:sz w:val="28"/>
          <w:szCs w:val="28"/>
          <w:lang w:bidi="en-US"/>
        </w:rPr>
        <w:t>_ .</w:t>
      </w:r>
      <w:proofErr w:type="gramEnd"/>
    </w:p>
    <w:p w14:paraId="617D2793" w14:textId="77777777" w:rsidR="003C0235" w:rsidRPr="00D26305" w:rsidRDefault="003C0235" w:rsidP="008A0429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 xml:space="preserve">Maria started cooking dinner 30 minutes ago. </w:t>
      </w:r>
      <w:r w:rsidRPr="00D26305">
        <w:rPr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sz w:val="28"/>
          <w:szCs w:val="28"/>
          <w:lang w:bidi="en-US"/>
        </w:rPr>
        <w:t xml:space="preserve"> Maria has_______________________________________________</w:t>
      </w:r>
      <w:proofErr w:type="gramStart"/>
      <w:r w:rsidRPr="00D26305">
        <w:rPr>
          <w:sz w:val="28"/>
          <w:szCs w:val="28"/>
          <w:lang w:bidi="en-US"/>
        </w:rPr>
        <w:t>_ .</w:t>
      </w:r>
      <w:proofErr w:type="gramEnd"/>
    </w:p>
    <w:p w14:paraId="323B89E6" w14:textId="77777777" w:rsidR="003C0235" w:rsidRPr="00D26305" w:rsidRDefault="003C0235" w:rsidP="008A0429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Do you remember the doctor? He treated me last year. (using relative pronoun)</w:t>
      </w:r>
      <w:r w:rsidRPr="00D26305">
        <w:rPr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sz w:val="28"/>
          <w:szCs w:val="28"/>
          <w:lang w:bidi="en-US"/>
        </w:rPr>
        <w:t xml:space="preserve"> _______________________________________________</w:t>
      </w:r>
      <w:proofErr w:type="gramStart"/>
      <w:r w:rsidRPr="00D26305">
        <w:rPr>
          <w:sz w:val="28"/>
          <w:szCs w:val="28"/>
          <w:lang w:bidi="en-US"/>
        </w:rPr>
        <w:t>_ .</w:t>
      </w:r>
      <w:proofErr w:type="gramEnd"/>
    </w:p>
    <w:p w14:paraId="1A841167" w14:textId="77777777" w:rsidR="003C0235" w:rsidRPr="00D26305" w:rsidRDefault="003C0235" w:rsidP="008A0429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The weather was so hot that I couldn't go outside.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It was________________________________________________</w:t>
      </w:r>
    </w:p>
    <w:p w14:paraId="271E62E9" w14:textId="77777777" w:rsidR="003C0235" w:rsidRPr="00D26305" w:rsidRDefault="003C0235" w:rsidP="008A0429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Duong is really into painting beautiful landscapes.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Duong adores ________________________________________________ </w:t>
      </w:r>
    </w:p>
    <w:p w14:paraId="53D822F6" w14:textId="77777777" w:rsidR="003C0235" w:rsidRPr="00D26305" w:rsidRDefault="003C0235" w:rsidP="008A0429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company made a profit because it had a good marketing strategy.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Because of ________________________________________________</w:t>
      </w:r>
      <w:proofErr w:type="gramStart"/>
      <w:r w:rsidRPr="00D26305">
        <w:rPr>
          <w:rFonts w:ascii="Times New Roman" w:hAnsi="Times New Roman" w:cs="Times New Roman"/>
          <w:sz w:val="28"/>
          <w:szCs w:val="28"/>
        </w:rPr>
        <w:t>_ .</w:t>
      </w:r>
      <w:proofErr w:type="gramEnd"/>
    </w:p>
    <w:p w14:paraId="23C71126" w14:textId="77777777" w:rsidR="003C0235" w:rsidRPr="00D26305" w:rsidRDefault="003C0235" w:rsidP="008A0429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It’s a pity that you can’t go on a hiking trip with me this weekend.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I wish you ________________________________________________</w:t>
      </w:r>
      <w:proofErr w:type="gramStart"/>
      <w:r w:rsidRPr="00D26305">
        <w:rPr>
          <w:rFonts w:ascii="Times New Roman" w:hAnsi="Times New Roman" w:cs="Times New Roman"/>
          <w:sz w:val="28"/>
          <w:szCs w:val="28"/>
        </w:rPr>
        <w:t>_ .</w:t>
      </w:r>
      <w:proofErr w:type="gramEnd"/>
    </w:p>
    <w:p w14:paraId="6C0A89E4" w14:textId="77777777" w:rsidR="003C0235" w:rsidRPr="00D26305" w:rsidRDefault="003C0235" w:rsidP="008A0429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“Let's celebrate the dinner party on Sunday,” said Laura.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Laura suggested ____________________________________________</w:t>
      </w:r>
      <w:proofErr w:type="gramStart"/>
      <w:r w:rsidRPr="00D26305">
        <w:rPr>
          <w:rFonts w:ascii="Times New Roman" w:hAnsi="Times New Roman" w:cs="Times New Roman"/>
          <w:sz w:val="28"/>
          <w:szCs w:val="28"/>
        </w:rPr>
        <w:t>_ .</w:t>
      </w:r>
      <w:proofErr w:type="gramEnd"/>
    </w:p>
    <w:p w14:paraId="5A8A5044" w14:textId="77777777" w:rsidR="003C0235" w:rsidRPr="00D26305" w:rsidRDefault="003C0235" w:rsidP="008A0429">
      <w:pPr>
        <w:pStyle w:val="mab5"/>
        <w:numPr>
          <w:ilvl w:val="0"/>
          <w:numId w:val="39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“What is your name?” Mr. Brown asked me</w:t>
      </w:r>
    </w:p>
    <w:p w14:paraId="07362197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ind w:left="90"/>
        <w:rPr>
          <w:sz w:val="28"/>
          <w:szCs w:val="28"/>
        </w:rPr>
      </w:pPr>
      <w:r w:rsidRPr="00D26305">
        <w:rPr>
          <w:sz w:val="28"/>
          <w:szCs w:val="28"/>
        </w:rPr>
        <w:t>=&gt; Mr. Brown asked me _______________________________________________________</w:t>
      </w:r>
    </w:p>
    <w:p w14:paraId="7377E4BB" w14:textId="77777777" w:rsidR="003C0235" w:rsidRPr="00D26305" w:rsidRDefault="003C0235" w:rsidP="008A0429">
      <w:pPr>
        <w:pStyle w:val="mab5"/>
        <w:numPr>
          <w:ilvl w:val="0"/>
          <w:numId w:val="39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Learning English is very necessary.</w:t>
      </w:r>
    </w:p>
    <w:p w14:paraId="598ECB60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ind w:left="90"/>
        <w:rPr>
          <w:sz w:val="28"/>
          <w:szCs w:val="28"/>
        </w:rPr>
      </w:pPr>
      <w:r w:rsidRPr="00D26305">
        <w:rPr>
          <w:sz w:val="28"/>
          <w:szCs w:val="28"/>
        </w:rPr>
        <w:t>=&gt; It is_____________________________________________________________</w:t>
      </w:r>
    </w:p>
    <w:p w14:paraId="30FCECA3" w14:textId="77777777" w:rsidR="003C0235" w:rsidRPr="00D26305" w:rsidRDefault="003C0235" w:rsidP="008A0429">
      <w:pPr>
        <w:pStyle w:val="mab5"/>
        <w:numPr>
          <w:ilvl w:val="0"/>
          <w:numId w:val="39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Although his leg was broken, he managed to get out of car.</w:t>
      </w:r>
    </w:p>
    <w:p w14:paraId="720EF21E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ind w:left="90"/>
        <w:rPr>
          <w:sz w:val="28"/>
          <w:szCs w:val="28"/>
        </w:rPr>
      </w:pPr>
      <w:r w:rsidRPr="00D26305">
        <w:rPr>
          <w:sz w:val="28"/>
          <w:szCs w:val="28"/>
        </w:rPr>
        <w:t>=&gt; In spite of his ________________________________________________</w:t>
      </w:r>
    </w:p>
    <w:p w14:paraId="2C27CD94" w14:textId="77777777" w:rsidR="003C0235" w:rsidRPr="00D26305" w:rsidRDefault="003C0235" w:rsidP="008A0429">
      <w:pPr>
        <w:pStyle w:val="mab5"/>
        <w:numPr>
          <w:ilvl w:val="0"/>
          <w:numId w:val="39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If someone doesn’t put the coal in, the fire will go out.</w:t>
      </w:r>
    </w:p>
    <w:p w14:paraId="0E066D0D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ind w:left="90"/>
        <w:rPr>
          <w:sz w:val="28"/>
          <w:szCs w:val="28"/>
        </w:rPr>
      </w:pPr>
      <w:r w:rsidRPr="00D26305">
        <w:rPr>
          <w:sz w:val="28"/>
          <w:szCs w:val="28"/>
        </w:rPr>
        <w:t>=&gt; Unless_________________________________</w:t>
      </w:r>
    </w:p>
    <w:p w14:paraId="32BD001C" w14:textId="77777777" w:rsidR="003C0235" w:rsidRPr="00D26305" w:rsidRDefault="003C0235" w:rsidP="008A0429">
      <w:pPr>
        <w:pStyle w:val="mab5"/>
        <w:numPr>
          <w:ilvl w:val="0"/>
          <w:numId w:val="39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No one in Ha’s group sings better than her. (BEST)</w:t>
      </w:r>
    </w:p>
    <w:p w14:paraId="17BA11B5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ind w:left="90"/>
        <w:rPr>
          <w:sz w:val="28"/>
          <w:szCs w:val="28"/>
        </w:rPr>
      </w:pPr>
      <w:r w:rsidRPr="00D26305">
        <w:rPr>
          <w:sz w:val="28"/>
          <w:szCs w:val="28"/>
        </w:rPr>
        <w:t>=&gt;_______________________________________________________________</w:t>
      </w:r>
    </w:p>
    <w:p w14:paraId="13EAA1EC" w14:textId="77777777" w:rsidR="003C0235" w:rsidRPr="00D26305" w:rsidRDefault="003C0235" w:rsidP="008A0429">
      <w:pPr>
        <w:pStyle w:val="ListParagraph"/>
        <w:widowControl w:val="0"/>
        <w:numPr>
          <w:ilvl w:val="0"/>
          <w:numId w:val="39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bCs/>
          <w:sz w:val="28"/>
          <w:szCs w:val="28"/>
          <w:lang w:bidi="en-US"/>
        </w:rPr>
        <w:t>We hurried to school so as not to be late. (SO THAT)</w:t>
      </w:r>
    </w:p>
    <w:p w14:paraId="2B529F12" w14:textId="77777777" w:rsidR="003C0235" w:rsidRPr="00D26305" w:rsidRDefault="003C0235" w:rsidP="003C0235">
      <w:pPr>
        <w:pStyle w:val="mab5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=&gt;_______________________________________________________________</w:t>
      </w:r>
    </w:p>
    <w:p w14:paraId="60D124AB" w14:textId="77777777" w:rsidR="003C0235" w:rsidRPr="00D26305" w:rsidRDefault="003C0235" w:rsidP="008A0429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outlineLvl w:val="1"/>
        <w:rPr>
          <w:sz w:val="28"/>
          <w:szCs w:val="28"/>
        </w:rPr>
      </w:pPr>
      <w:r w:rsidRPr="00D26305">
        <w:rPr>
          <w:sz w:val="28"/>
          <w:szCs w:val="28"/>
        </w:rPr>
        <w:t>It takes Minh 2 hours to do his homework every day.</w:t>
      </w:r>
    </w:p>
    <w:p w14:paraId="5278B047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outlineLvl w:val="1"/>
        <w:rPr>
          <w:sz w:val="28"/>
          <w:szCs w:val="28"/>
        </w:rPr>
      </w:pPr>
      <w:r w:rsidRPr="00D26305">
        <w:rPr>
          <w:sz w:val="28"/>
          <w:szCs w:val="28"/>
        </w:rPr>
        <w:t>=&gt; Minh spends ..............................................................................</w:t>
      </w:r>
    </w:p>
    <w:p w14:paraId="19CE12F3" w14:textId="77777777" w:rsidR="003C0235" w:rsidRPr="00D26305" w:rsidRDefault="003C0235" w:rsidP="008A0429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right="48"/>
        <w:jc w:val="both"/>
        <w:rPr>
          <w:color w:val="000000"/>
          <w:sz w:val="28"/>
          <w:szCs w:val="28"/>
        </w:rPr>
      </w:pPr>
      <w:r w:rsidRPr="00D26305">
        <w:rPr>
          <w:color w:val="000000"/>
          <w:sz w:val="28"/>
          <w:szCs w:val="28"/>
        </w:rPr>
        <w:t>The teacher was too tired to teach us how to swim.</w:t>
      </w:r>
    </w:p>
    <w:p w14:paraId="11B9AE5A" w14:textId="77777777" w:rsidR="003C0235" w:rsidRPr="00D26305" w:rsidRDefault="003C0235" w:rsidP="003C0235">
      <w:pPr>
        <w:pStyle w:val="NormalWeb"/>
        <w:spacing w:before="0" w:beforeAutospacing="0" w:after="0" w:afterAutospacing="0" w:line="276" w:lineRule="auto"/>
        <w:ind w:left="48" w:right="48"/>
        <w:jc w:val="both"/>
        <w:rPr>
          <w:color w:val="000000"/>
          <w:sz w:val="28"/>
          <w:szCs w:val="28"/>
        </w:rPr>
      </w:pPr>
      <w:r w:rsidRPr="00D26305">
        <w:rPr>
          <w:color w:val="000000"/>
          <w:sz w:val="28"/>
          <w:szCs w:val="28"/>
        </w:rPr>
        <w:t>=&gt; The teacher was not______________________________________________________</w:t>
      </w:r>
    </w:p>
    <w:p w14:paraId="37571064" w14:textId="73D41C86" w:rsidR="008A0429" w:rsidRDefault="003C0235" w:rsidP="00802D71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What a pity I have to work this weekend.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Times New Roman" w:hAnsi="Times New Roman" w:cs="Times New Roman"/>
          <w:sz w:val="28"/>
          <w:szCs w:val="28"/>
        </w:rPr>
        <w:lastRenderedPageBreak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If only</w:t>
      </w:r>
      <w:r w:rsidRPr="00D26305">
        <w:rPr>
          <w:rFonts w:ascii="Times New Roman" w:hAnsi="Times New Roman" w:cs="Times New Roman"/>
          <w:sz w:val="28"/>
          <w:szCs w:val="28"/>
        </w:rPr>
        <w:t xml:space="preserve"> </w:t>
      </w:r>
      <w:r w:rsidR="00802D71"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328968C7" w14:textId="28D222F3" w:rsidR="00802D71" w:rsidRDefault="003C0235" w:rsidP="00802D71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noise pollution from the factory was too loud to ignore any longer.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The noise pollution from the factory was</w:t>
      </w:r>
      <w:r w:rsidRPr="00D26305">
        <w:rPr>
          <w:rFonts w:ascii="Times New Roman" w:hAnsi="Times New Roman" w:cs="Times New Roman"/>
          <w:sz w:val="28"/>
          <w:szCs w:val="28"/>
        </w:rPr>
        <w:t xml:space="preserve"> </w:t>
      </w:r>
      <w:r w:rsidR="00802D71">
        <w:rPr>
          <w:rFonts w:ascii="Times New Roman" w:hAnsi="Times New Roman" w:cs="Times New Roman"/>
          <w:sz w:val="28"/>
          <w:szCs w:val="28"/>
        </w:rPr>
        <w:t>____________________</w:t>
      </w:r>
    </w:p>
    <w:p w14:paraId="0064D364" w14:textId="4FA31995" w:rsidR="003C0235" w:rsidRDefault="003C0235" w:rsidP="003C0235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We haven’t been abroad for two years.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The last</w:t>
      </w:r>
      <w:r w:rsidRPr="00D26305">
        <w:rPr>
          <w:rFonts w:ascii="Times New Roman" w:hAnsi="Times New Roman" w:cs="Times New Roman"/>
          <w:sz w:val="28"/>
          <w:szCs w:val="28"/>
        </w:rPr>
        <w:t xml:space="preserve"> </w:t>
      </w:r>
      <w:r w:rsidR="00802D71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370E481E" w14:textId="77777777" w:rsidR="003C0235" w:rsidRPr="00D26305" w:rsidRDefault="003C0235" w:rsidP="003C0235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My grandmother’s house is filled with wonderful memories. I spent many summers there as a child.</w:t>
      </w:r>
      <w:r w:rsidRPr="00D26305">
        <w:rPr>
          <w:rFonts w:ascii="Times New Roman" w:hAnsi="Times New Roman" w:cs="Times New Roman"/>
          <w:sz w:val="28"/>
          <w:szCs w:val="28"/>
        </w:rPr>
        <w:br/>
        <w:t>(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Combine the sentences using a relative clause</w:t>
      </w:r>
      <w:r w:rsidRPr="00D26305">
        <w:rPr>
          <w:rFonts w:ascii="Times New Roman" w:hAnsi="Times New Roman" w:cs="Times New Roman"/>
          <w:sz w:val="28"/>
          <w:szCs w:val="28"/>
        </w:rPr>
        <w:t>)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__________________________________________________________ </w:t>
      </w:r>
    </w:p>
    <w:p w14:paraId="01F5C670" w14:textId="0AB70D95" w:rsidR="003C0235" w:rsidRDefault="003C0235" w:rsidP="00802D71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Why don’t you stop smoking?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I’d rather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</w:t>
      </w:r>
    </w:p>
    <w:p w14:paraId="4CCA5D0D" w14:textId="77777777" w:rsidR="003C0235" w:rsidRDefault="003C0235" w:rsidP="00802D71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We left the town immediately because it was so unfriendly.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It was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</w:t>
      </w:r>
    </w:p>
    <w:p w14:paraId="0A609591" w14:textId="77777777" w:rsidR="003C0235" w:rsidRDefault="003C0235" w:rsidP="00802D71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event was canceled because it rained heavily.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Due to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</w:t>
      </w:r>
    </w:p>
    <w:p w14:paraId="36569DFD" w14:textId="77777777" w:rsidR="003C0235" w:rsidRDefault="003C0235" w:rsidP="00802D71">
      <w:pPr>
        <w:pStyle w:val="BodyText"/>
        <w:numPr>
          <w:ilvl w:val="0"/>
          <w:numId w:val="40"/>
        </w:numPr>
        <w:tabs>
          <w:tab w:val="left" w:pos="9803"/>
        </w:tabs>
        <w:spacing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 xml:space="preserve">Melissa plans to visit </w:t>
      </w:r>
      <w:proofErr w:type="spellStart"/>
      <w:r w:rsidRPr="00D26305">
        <w:rPr>
          <w:sz w:val="28"/>
          <w:szCs w:val="28"/>
        </w:rPr>
        <w:t>Nha</w:t>
      </w:r>
      <w:proofErr w:type="spellEnd"/>
      <w:r w:rsidRPr="00D26305">
        <w:rPr>
          <w:sz w:val="28"/>
          <w:szCs w:val="28"/>
        </w:rPr>
        <w:t xml:space="preserve"> Trang this summer.</w:t>
      </w:r>
      <w:r w:rsidRPr="00D26305">
        <w:rPr>
          <w:sz w:val="28"/>
          <w:szCs w:val="28"/>
        </w:rPr>
        <w:br/>
        <w:t xml:space="preserve">→ </w:t>
      </w:r>
      <w:r w:rsidRPr="00D26305">
        <w:rPr>
          <w:i/>
          <w:iCs/>
          <w:sz w:val="28"/>
          <w:szCs w:val="28"/>
        </w:rPr>
        <w:t>Melissa is going</w:t>
      </w:r>
      <w:r w:rsidRPr="00D26305">
        <w:rPr>
          <w:sz w:val="28"/>
          <w:szCs w:val="28"/>
        </w:rPr>
        <w:t xml:space="preserve"> ________________________________________________</w:t>
      </w:r>
    </w:p>
    <w:p w14:paraId="2A6DD88D" w14:textId="77777777" w:rsidR="003C0235" w:rsidRPr="00D26305" w:rsidRDefault="003C0235" w:rsidP="00802D71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I have never sung in front of such an excited audience before.</w:t>
      </w:r>
    </w:p>
    <w:p w14:paraId="53195D8E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 It’s the first time ______________________________________________________</w:t>
      </w:r>
    </w:p>
    <w:p w14:paraId="0F27039B" w14:textId="7380B21F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  <w:lang w:bidi="en-US"/>
        </w:rPr>
      </w:pPr>
    </w:p>
    <w:p w14:paraId="66C1FDD0" w14:textId="77777777" w:rsidR="003C0235" w:rsidRPr="00D26305" w:rsidRDefault="003C0235" w:rsidP="003C0235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bookmarkStart w:id="5" w:name="_Hlk228031812"/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You won’t win a place in university without passing your exam.</w:t>
      </w:r>
    </w:p>
    <w:p w14:paraId="3B3310B8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=&gt;Unless___________________________________________________________________.</w:t>
      </w:r>
    </w:p>
    <w:bookmarkEnd w:id="5"/>
    <w:p w14:paraId="16A638AC" w14:textId="2B3E4C9E" w:rsidR="003C0235" w:rsidRPr="00D26305" w:rsidRDefault="003C0235" w:rsidP="003C0235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espite</w:t>
      </w:r>
      <w:proofErr w:type="spellEnd"/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working hard, he can’t support his large family.</w:t>
      </w:r>
    </w:p>
    <w:p w14:paraId="01D8D87C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=&gt;Although ______________________________________________________.</w:t>
      </w:r>
    </w:p>
    <w:p w14:paraId="4A8C0183" w14:textId="77777777" w:rsidR="003C0235" w:rsidRPr="00D26305" w:rsidRDefault="003C0235" w:rsidP="003C0235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It’s two months since I last spoke to her.</w:t>
      </w:r>
    </w:p>
    <w:p w14:paraId="7822DE1F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=&gt;I haven’t ____________________________________________________.</w:t>
      </w:r>
    </w:p>
    <w:p w14:paraId="3FF32115" w14:textId="77777777" w:rsidR="003C0235" w:rsidRPr="00D26305" w:rsidRDefault="003C0235" w:rsidP="003C0235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Going swimming in the river in the summer is interesting.</w:t>
      </w:r>
    </w:p>
    <w:p w14:paraId="6D48F4F9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=&gt;It _____________________________________________________________.</w:t>
      </w:r>
    </w:p>
    <w:p w14:paraId="288E022E" w14:textId="77777777" w:rsidR="003C0235" w:rsidRPr="00D26305" w:rsidRDefault="003C0235" w:rsidP="003C0235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How long have you been learning English?</w:t>
      </w:r>
    </w:p>
    <w:p w14:paraId="6AF65568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=&gt;When did __________________________________________________.</w:t>
      </w:r>
    </w:p>
    <w:p w14:paraId="738C4DEF" w14:textId="77777777" w:rsidR="003C0235" w:rsidRPr="00D26305" w:rsidRDefault="003C0235" w:rsidP="003C0235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The students spent ten minutes waiting for their bus.</w:t>
      </w:r>
    </w:p>
    <w:p w14:paraId="6896AF20" w14:textId="3AB80B7B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=&gt;It took _____________________________________________________.</w:t>
      </w:r>
    </w:p>
    <w:p w14:paraId="77C94EA4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Using motorbikes is not as good for the environment as using public buses.</w:t>
      </w:r>
    </w:p>
    <w:p w14:paraId="00DAD8A0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  <w:lang w:bidi="en-US"/>
        </w:rPr>
        <w:t>=&gt; Using public buses is __________________________________________.</w:t>
      </w:r>
    </w:p>
    <w:p w14:paraId="7650F8EE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after="0" w:afterAutospacing="0"/>
        <w:rPr>
          <w:sz w:val="28"/>
          <w:szCs w:val="28"/>
        </w:rPr>
      </w:pPr>
      <w:r w:rsidRPr="00D26305">
        <w:rPr>
          <w:sz w:val="28"/>
          <w:szCs w:val="28"/>
        </w:rPr>
        <w:t>“I want to find a good job for my daughter,” he said.</w:t>
      </w:r>
    </w:p>
    <w:p w14:paraId="1B6ACB0F" w14:textId="77777777" w:rsidR="003C0235" w:rsidRPr="00D26305" w:rsidRDefault="003C0235" w:rsidP="003C0235">
      <w:pPr>
        <w:pStyle w:val="NormalWeb"/>
        <w:shd w:val="clear" w:color="auto" w:fill="FFFFFF"/>
        <w:spacing w:after="0" w:afterAutospacing="0"/>
        <w:rPr>
          <w:sz w:val="28"/>
          <w:szCs w:val="28"/>
        </w:rPr>
      </w:pPr>
      <w:r w:rsidRPr="00D26305">
        <w:rPr>
          <w:sz w:val="28"/>
          <w:szCs w:val="28"/>
        </w:rPr>
        <w:t>=&gt; He said that __________________________________________.</w:t>
      </w:r>
    </w:p>
    <w:p w14:paraId="7C0619F9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after="0" w:afterAutospacing="0"/>
        <w:rPr>
          <w:sz w:val="28"/>
          <w:szCs w:val="28"/>
        </w:rPr>
      </w:pPr>
      <w:r w:rsidRPr="00D26305">
        <w:rPr>
          <w:sz w:val="28"/>
          <w:szCs w:val="28"/>
        </w:rPr>
        <w:lastRenderedPageBreak/>
        <w:t>Despite the high pressure, he worked well.</w:t>
      </w:r>
    </w:p>
    <w:p w14:paraId="111F59AD" w14:textId="77777777" w:rsidR="003C0235" w:rsidRPr="00D26305" w:rsidRDefault="003C0235" w:rsidP="003C0235">
      <w:pPr>
        <w:pStyle w:val="NormalWeb"/>
        <w:shd w:val="clear" w:color="auto" w:fill="FFFFFF"/>
        <w:spacing w:after="0" w:afterAutospacing="0"/>
        <w:rPr>
          <w:sz w:val="28"/>
          <w:szCs w:val="28"/>
        </w:rPr>
      </w:pPr>
      <w:r w:rsidRPr="00D26305">
        <w:rPr>
          <w:sz w:val="28"/>
          <w:szCs w:val="28"/>
        </w:rPr>
        <w:t>=</w:t>
      </w:r>
      <w:proofErr w:type="gramStart"/>
      <w:r w:rsidRPr="00D26305">
        <w:rPr>
          <w:sz w:val="28"/>
          <w:szCs w:val="28"/>
        </w:rPr>
        <w:t>&gt;  Although</w:t>
      </w:r>
      <w:proofErr w:type="gramEnd"/>
      <w:r w:rsidRPr="00D26305">
        <w:rPr>
          <w:sz w:val="28"/>
          <w:szCs w:val="28"/>
        </w:rPr>
        <w:t xml:space="preserve"> ___________________________________________________.</w:t>
      </w:r>
    </w:p>
    <w:p w14:paraId="2FA0D4EE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875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I’ve never seen such a mess in my</w:t>
      </w:r>
      <w:r w:rsidRPr="00D2630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6305">
        <w:rPr>
          <w:rFonts w:ascii="Times New Roman" w:hAnsi="Times New Roman" w:cs="Times New Roman"/>
          <w:sz w:val="28"/>
          <w:szCs w:val="28"/>
        </w:rPr>
        <w:t>life.</w:t>
      </w:r>
    </w:p>
    <w:p w14:paraId="48158980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sz w:val="28"/>
          <w:szCs w:val="28"/>
          <w:u w:val="single"/>
        </w:rPr>
      </w:pPr>
      <w:r w:rsidRPr="00D26305">
        <w:rPr>
          <w:sz w:val="28"/>
          <w:szCs w:val="28"/>
        </w:rPr>
        <w:t xml:space="preserve">Never </w:t>
      </w:r>
      <w:r w:rsidRPr="00D26305">
        <w:rPr>
          <w:spacing w:val="8"/>
          <w:sz w:val="28"/>
          <w:szCs w:val="28"/>
        </w:rPr>
        <w:t xml:space="preserve"> </w:t>
      </w:r>
      <w:r w:rsidRPr="00D26305">
        <w:rPr>
          <w:sz w:val="28"/>
          <w:szCs w:val="28"/>
          <w:u w:val="single"/>
        </w:rPr>
        <w:t xml:space="preserve"> </w:t>
      </w:r>
      <w:r w:rsidRPr="00D26305">
        <w:rPr>
          <w:sz w:val="28"/>
          <w:szCs w:val="28"/>
          <w:u w:val="single"/>
        </w:rPr>
        <w:tab/>
      </w:r>
    </w:p>
    <w:p w14:paraId="75EFE668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875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Don’t try to escape. It’s no</w:t>
      </w:r>
      <w:r w:rsidRPr="00D2630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6305">
        <w:rPr>
          <w:rFonts w:ascii="Times New Roman" w:hAnsi="Times New Roman" w:cs="Times New Roman"/>
          <w:sz w:val="28"/>
          <w:szCs w:val="28"/>
        </w:rPr>
        <w:t>use.</w:t>
      </w:r>
    </w:p>
    <w:p w14:paraId="0F67288F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color w:val="FF0000"/>
          <w:sz w:val="28"/>
          <w:szCs w:val="28"/>
          <w:u w:val="single"/>
        </w:rPr>
      </w:pPr>
      <w:r w:rsidRPr="00D26305">
        <w:rPr>
          <w:sz w:val="28"/>
          <w:szCs w:val="28"/>
        </w:rPr>
        <w:t>It’s no use</w:t>
      </w:r>
      <w:r w:rsidRPr="00D26305">
        <w:rPr>
          <w:spacing w:val="15"/>
          <w:sz w:val="28"/>
          <w:szCs w:val="28"/>
        </w:rPr>
        <w:t xml:space="preserve"> </w:t>
      </w:r>
      <w:r w:rsidRPr="00D26305">
        <w:rPr>
          <w:sz w:val="28"/>
          <w:szCs w:val="28"/>
        </w:rPr>
        <w:t>___________________________________________</w:t>
      </w:r>
    </w:p>
    <w:p w14:paraId="1F2C1511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875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We spent five hours getting to</w:t>
      </w:r>
      <w:r w:rsidRPr="00D2630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6305">
        <w:rPr>
          <w:rFonts w:ascii="Times New Roman" w:hAnsi="Times New Roman" w:cs="Times New Roman"/>
          <w:sz w:val="28"/>
          <w:szCs w:val="28"/>
        </w:rPr>
        <w:t>London.</w:t>
      </w:r>
    </w:p>
    <w:p w14:paraId="7930EBE3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sz w:val="28"/>
          <w:szCs w:val="28"/>
          <w:u w:val="single"/>
        </w:rPr>
      </w:pPr>
      <w:r w:rsidRPr="00D26305">
        <w:rPr>
          <w:sz w:val="28"/>
          <w:szCs w:val="28"/>
        </w:rPr>
        <w:t>It</w:t>
      </w:r>
      <w:r w:rsidRPr="00D26305">
        <w:rPr>
          <w:spacing w:val="28"/>
          <w:sz w:val="28"/>
          <w:szCs w:val="28"/>
        </w:rPr>
        <w:t xml:space="preserve"> </w:t>
      </w:r>
      <w:r w:rsidRPr="00D26305">
        <w:rPr>
          <w:sz w:val="28"/>
          <w:szCs w:val="28"/>
          <w:u w:val="single"/>
        </w:rPr>
        <w:t xml:space="preserve"> </w:t>
      </w:r>
      <w:r w:rsidRPr="00D26305">
        <w:rPr>
          <w:sz w:val="28"/>
          <w:szCs w:val="28"/>
          <w:u w:val="single"/>
        </w:rPr>
        <w:tab/>
      </w:r>
    </w:p>
    <w:p w14:paraId="0FEB4699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875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She’s a faster and more careless driver than I</w:t>
      </w:r>
      <w:r w:rsidRPr="00D2630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6305">
        <w:rPr>
          <w:rFonts w:ascii="Times New Roman" w:hAnsi="Times New Roman" w:cs="Times New Roman"/>
          <w:sz w:val="28"/>
          <w:szCs w:val="28"/>
        </w:rPr>
        <w:t>am.</w:t>
      </w:r>
    </w:p>
    <w:p w14:paraId="50001547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sz w:val="28"/>
          <w:szCs w:val="28"/>
          <w:u w:val="single"/>
        </w:rPr>
      </w:pPr>
      <w:r w:rsidRPr="00D26305">
        <w:rPr>
          <w:sz w:val="28"/>
          <w:szCs w:val="28"/>
        </w:rPr>
        <w:t>She</w:t>
      </w:r>
      <w:r w:rsidRPr="00D26305">
        <w:rPr>
          <w:spacing w:val="-3"/>
          <w:sz w:val="28"/>
          <w:szCs w:val="28"/>
        </w:rPr>
        <w:t xml:space="preserve"> </w:t>
      </w:r>
      <w:r w:rsidRPr="00D26305">
        <w:rPr>
          <w:sz w:val="28"/>
          <w:szCs w:val="28"/>
        </w:rPr>
        <w:t>drives</w:t>
      </w:r>
      <w:r w:rsidRPr="00D26305">
        <w:rPr>
          <w:spacing w:val="8"/>
          <w:sz w:val="28"/>
          <w:szCs w:val="28"/>
        </w:rPr>
        <w:t xml:space="preserve"> </w:t>
      </w:r>
      <w:r w:rsidRPr="00D26305">
        <w:rPr>
          <w:sz w:val="28"/>
          <w:szCs w:val="28"/>
          <w:u w:val="single"/>
        </w:rPr>
        <w:t xml:space="preserve"> </w:t>
      </w:r>
      <w:r w:rsidRPr="00D26305">
        <w:rPr>
          <w:sz w:val="28"/>
          <w:szCs w:val="28"/>
          <w:u w:val="single"/>
        </w:rPr>
        <w:tab/>
      </w:r>
    </w:p>
    <w:p w14:paraId="7903C793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875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She made herself ill because she worked very</w:t>
      </w:r>
      <w:r w:rsidRPr="00D2630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6305">
        <w:rPr>
          <w:rFonts w:ascii="Times New Roman" w:hAnsi="Times New Roman" w:cs="Times New Roman"/>
          <w:sz w:val="28"/>
          <w:szCs w:val="28"/>
        </w:rPr>
        <w:t>hard.</w:t>
      </w:r>
    </w:p>
    <w:p w14:paraId="210C3FBA" w14:textId="77777777" w:rsidR="003C0235" w:rsidRPr="00D26305" w:rsidRDefault="003C0235" w:rsidP="003C0235">
      <w:pPr>
        <w:pStyle w:val="BodyText"/>
        <w:tabs>
          <w:tab w:val="left" w:pos="9804"/>
        </w:tabs>
        <w:ind w:left="394"/>
        <w:rPr>
          <w:color w:val="FF0000"/>
          <w:sz w:val="28"/>
          <w:szCs w:val="28"/>
          <w:u w:val="single"/>
        </w:rPr>
      </w:pPr>
      <w:r w:rsidRPr="00D26305">
        <w:rPr>
          <w:sz w:val="28"/>
          <w:szCs w:val="28"/>
        </w:rPr>
        <w:t>She worked</w:t>
      </w:r>
      <w:r w:rsidRPr="00D26305">
        <w:rPr>
          <w:spacing w:val="-10"/>
          <w:sz w:val="28"/>
          <w:szCs w:val="28"/>
        </w:rPr>
        <w:t xml:space="preserve"> </w:t>
      </w:r>
      <w:r w:rsidRPr="00D26305">
        <w:rPr>
          <w:sz w:val="28"/>
          <w:szCs w:val="28"/>
        </w:rPr>
        <w:t xml:space="preserve">so </w:t>
      </w:r>
      <w:r w:rsidRPr="00D26305">
        <w:rPr>
          <w:spacing w:val="21"/>
          <w:sz w:val="28"/>
          <w:szCs w:val="28"/>
        </w:rPr>
        <w:t xml:space="preserve"> </w:t>
      </w:r>
      <w:r w:rsidRPr="00D26305">
        <w:rPr>
          <w:sz w:val="28"/>
          <w:szCs w:val="28"/>
          <w:u w:val="single"/>
        </w:rPr>
        <w:t xml:space="preserve"> </w:t>
      </w:r>
      <w:r w:rsidRPr="00D26305">
        <w:rPr>
          <w:sz w:val="28"/>
          <w:szCs w:val="28"/>
          <w:u w:val="single"/>
        </w:rPr>
        <w:tab/>
      </w:r>
    </w:p>
    <w:p w14:paraId="7CD57AFE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875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Amanda finally manages to get a</w:t>
      </w:r>
      <w:r w:rsidRPr="00D2630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6305">
        <w:rPr>
          <w:rFonts w:ascii="Times New Roman" w:hAnsi="Times New Roman" w:cs="Times New Roman"/>
          <w:sz w:val="28"/>
          <w:szCs w:val="28"/>
        </w:rPr>
        <w:t>job.</w:t>
      </w:r>
    </w:p>
    <w:p w14:paraId="24DC6793" w14:textId="77777777" w:rsidR="003C0235" w:rsidRPr="00D26305" w:rsidRDefault="003C0235" w:rsidP="003C0235">
      <w:pPr>
        <w:pStyle w:val="BodyText"/>
        <w:tabs>
          <w:tab w:val="left" w:pos="9803"/>
        </w:tabs>
        <w:ind w:left="394"/>
        <w:rPr>
          <w:sz w:val="28"/>
          <w:szCs w:val="28"/>
          <w:u w:val="single"/>
        </w:rPr>
      </w:pPr>
      <w:r w:rsidRPr="00D26305">
        <w:rPr>
          <w:sz w:val="28"/>
          <w:szCs w:val="28"/>
        </w:rPr>
        <w:t>Amanda finally</w:t>
      </w:r>
      <w:r w:rsidRPr="00D26305">
        <w:rPr>
          <w:spacing w:val="-15"/>
          <w:sz w:val="28"/>
          <w:szCs w:val="28"/>
        </w:rPr>
        <w:t xml:space="preserve"> </w:t>
      </w:r>
      <w:r w:rsidRPr="00D26305">
        <w:rPr>
          <w:sz w:val="28"/>
          <w:szCs w:val="28"/>
        </w:rPr>
        <w:t>succeeded</w:t>
      </w:r>
      <w:r w:rsidRPr="00D26305">
        <w:rPr>
          <w:spacing w:val="29"/>
          <w:sz w:val="28"/>
          <w:szCs w:val="28"/>
        </w:rPr>
        <w:t xml:space="preserve"> </w:t>
      </w:r>
      <w:r w:rsidRPr="00D26305">
        <w:rPr>
          <w:sz w:val="28"/>
          <w:szCs w:val="28"/>
          <w:u w:val="single"/>
        </w:rPr>
        <w:t xml:space="preserve"> </w:t>
      </w:r>
      <w:r w:rsidRPr="00D26305">
        <w:rPr>
          <w:sz w:val="28"/>
          <w:szCs w:val="28"/>
          <w:u w:val="single"/>
        </w:rPr>
        <w:tab/>
      </w:r>
    </w:p>
    <w:p w14:paraId="7C388736" w14:textId="46E252FA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She can't reach the top shelf because she is too short.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If _______________________________________________________</w:t>
      </w:r>
      <w:proofErr w:type="gramStart"/>
      <w:r w:rsidRPr="00D26305">
        <w:rPr>
          <w:rFonts w:ascii="Times New Roman" w:hAnsi="Times New Roman" w:cs="Times New Roman"/>
          <w:sz w:val="28"/>
          <w:szCs w:val="28"/>
          <w:lang w:bidi="en-US"/>
        </w:rPr>
        <w:t>_ .</w:t>
      </w:r>
      <w:proofErr w:type="gramEnd"/>
    </w:p>
    <w:p w14:paraId="1FA8193B" w14:textId="71D1E51E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The performance was incredible.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What ____________________________________________________!</w:t>
      </w:r>
    </w:p>
    <w:p w14:paraId="0EDCB498" w14:textId="39379AC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I don't find it difficult to adjust to a new work environment.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I’m used to _______________________________________________</w:t>
      </w:r>
      <w:proofErr w:type="gramStart"/>
      <w:r w:rsidRPr="00D26305">
        <w:rPr>
          <w:rFonts w:ascii="Times New Roman" w:hAnsi="Times New Roman" w:cs="Times New Roman"/>
          <w:sz w:val="28"/>
          <w:szCs w:val="28"/>
          <w:lang w:bidi="en-US"/>
        </w:rPr>
        <w:t>_ .</w:t>
      </w:r>
      <w:proofErr w:type="gramEnd"/>
    </w:p>
    <w:p w14:paraId="4408DB9F" w14:textId="2DA279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The music at the party was so loud that we couldn’t have a conversation.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The music at the party was too loud ___________________________</w:t>
      </w:r>
      <w:proofErr w:type="gramStart"/>
      <w:r w:rsidRPr="00D26305">
        <w:rPr>
          <w:rFonts w:ascii="Times New Roman" w:hAnsi="Times New Roman" w:cs="Times New Roman"/>
          <w:sz w:val="28"/>
          <w:szCs w:val="28"/>
          <w:lang w:bidi="en-US"/>
        </w:rPr>
        <w:t>_ .</w:t>
      </w:r>
      <w:proofErr w:type="gramEnd"/>
    </w:p>
    <w:p w14:paraId="22DE49A4" w14:textId="3C8A6CB0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“Have you finished your English homework, Alice?” Tim asked.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Tim asked ________________________________________________</w:t>
      </w:r>
      <w:proofErr w:type="gramStart"/>
      <w:r w:rsidRPr="00D26305">
        <w:rPr>
          <w:rFonts w:ascii="Times New Roman" w:hAnsi="Times New Roman" w:cs="Times New Roman"/>
          <w:sz w:val="28"/>
          <w:szCs w:val="28"/>
          <w:lang w:bidi="en-US"/>
        </w:rPr>
        <w:t>_ .</w:t>
      </w:r>
      <w:proofErr w:type="gramEnd"/>
    </w:p>
    <w:p w14:paraId="44BBDB1D" w14:textId="15A20F21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Why don't we create a forum on Facebook to discuss learning?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What about _______________________________________________</w:t>
      </w:r>
      <w:proofErr w:type="gramStart"/>
      <w:r w:rsidRPr="00D26305">
        <w:rPr>
          <w:rFonts w:ascii="Times New Roman" w:hAnsi="Times New Roman" w:cs="Times New Roman"/>
          <w:sz w:val="28"/>
          <w:szCs w:val="28"/>
          <w:lang w:bidi="en-US"/>
        </w:rPr>
        <w:t>_ .</w:t>
      </w:r>
      <w:proofErr w:type="gramEnd"/>
    </w:p>
    <w:p w14:paraId="75D1CCC3" w14:textId="6161DE62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Susan doesn't have enough time to complete all the tasks before the deadline.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Susan wishes ______________________________________________</w:t>
      </w:r>
      <w:proofErr w:type="gramStart"/>
      <w:r w:rsidRPr="00D26305">
        <w:rPr>
          <w:rFonts w:ascii="Times New Roman" w:hAnsi="Times New Roman" w:cs="Times New Roman"/>
          <w:sz w:val="28"/>
          <w:szCs w:val="28"/>
          <w:lang w:bidi="en-US"/>
        </w:rPr>
        <w:t>_ .</w:t>
      </w:r>
      <w:proofErr w:type="gramEnd"/>
    </w:p>
    <w:p w14:paraId="0CA93DE5" w14:textId="6667EEBC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It takes Mai forty minutes a day to read online newspapers.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br/>
      </w:r>
      <w:r w:rsidRPr="00D26305">
        <w:rPr>
          <w:rFonts w:ascii="Cambria Math" w:hAnsi="Cambria Math" w:cs="Cambria Math"/>
          <w:sz w:val="28"/>
          <w:szCs w:val="28"/>
          <w:lang w:bidi="en-US"/>
        </w:rPr>
        <w:t>↳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Mai spends ________________________________________________</w:t>
      </w:r>
      <w:proofErr w:type="gramStart"/>
      <w:r w:rsidRPr="00D26305">
        <w:rPr>
          <w:rFonts w:ascii="Times New Roman" w:hAnsi="Times New Roman" w:cs="Times New Roman"/>
          <w:sz w:val="28"/>
          <w:szCs w:val="28"/>
          <w:lang w:bidi="en-US"/>
        </w:rPr>
        <w:t>_ .</w:t>
      </w:r>
      <w:proofErr w:type="gramEnd"/>
    </w:p>
    <w:p w14:paraId="6B40AFCB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3119"/>
          <w:tab w:val="left" w:pos="5670"/>
          <w:tab w:val="left" w:pos="7797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“Have you finished your project yet?” the teacher asked.</w:t>
      </w:r>
    </w:p>
    <w:p w14:paraId="2BA4FC2D" w14:textId="77777777" w:rsidR="003C0235" w:rsidRPr="00D26305" w:rsidRDefault="003C0235" w:rsidP="003C0235">
      <w:pPr>
        <w:tabs>
          <w:tab w:val="left" w:pos="3119"/>
          <w:tab w:val="left" w:pos="5670"/>
          <w:tab w:val="left" w:pos="7797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The teacher</w:t>
      </w:r>
      <w:r w:rsidRPr="00D26305">
        <w:rPr>
          <w:rFonts w:ascii="Times New Roman" w:hAnsi="Times New Roman" w:cs="Times New Roman"/>
          <w:sz w:val="28"/>
          <w:szCs w:val="28"/>
          <w:lang w:val="vi-VN"/>
        </w:rPr>
        <w:t>___________________________________________________________</w:t>
      </w:r>
    </w:p>
    <w:p w14:paraId="70BF9273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She doesn’t know what she should write in the final essay.</w:t>
      </w:r>
    </w:p>
    <w:p w14:paraId="00624AC7" w14:textId="77777777" w:rsidR="003C0235" w:rsidRPr="00D26305" w:rsidRDefault="003C0235" w:rsidP="003C0235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b/>
          <w:sz w:val="28"/>
          <w:szCs w:val="28"/>
        </w:rPr>
        <w:t xml:space="preserve">→ </w:t>
      </w:r>
      <w:r w:rsidRPr="00D26305">
        <w:rPr>
          <w:rFonts w:ascii="Times New Roman" w:hAnsi="Times New Roman" w:cs="Times New Roman"/>
          <w:sz w:val="28"/>
          <w:szCs w:val="28"/>
        </w:rPr>
        <w:t>She wishes ____________________________________________________________</w:t>
      </w:r>
    </w:p>
    <w:p w14:paraId="5F8A26D2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26305">
        <w:rPr>
          <w:rFonts w:ascii="Times New Roman" w:eastAsia="Calibri" w:hAnsi="Times New Roman" w:cs="Times New Roman"/>
          <w:sz w:val="28"/>
          <w:szCs w:val="28"/>
        </w:rPr>
        <w:lastRenderedPageBreak/>
        <w:t>The city is famous, it can attract the high number of tourists.</w:t>
      </w:r>
      <w:r w:rsidRPr="00D26305">
        <w:rPr>
          <w:rFonts w:ascii="Times New Roman" w:hAnsi="Times New Roman" w:cs="Times New Roman"/>
          <w:b/>
          <w:sz w:val="28"/>
          <w:szCs w:val="28"/>
        </w:rPr>
        <w:br/>
        <w:t xml:space="preserve">→ </w:t>
      </w:r>
      <w:r w:rsidRPr="00D26305">
        <w:rPr>
          <w:rStyle w:val="Strong"/>
          <w:rFonts w:ascii="Times New Roman" w:hAnsi="Times New Roman" w:cs="Times New Roman"/>
          <w:sz w:val="28"/>
          <w:szCs w:val="28"/>
        </w:rPr>
        <w:t xml:space="preserve">The more </w:t>
      </w:r>
      <w:r w:rsidRPr="00D26305">
        <w:rPr>
          <w:rFonts w:ascii="Times New Roman" w:hAnsi="Times New Roman" w:cs="Times New Roman"/>
          <w:sz w:val="28"/>
          <w:szCs w:val="28"/>
        </w:rPr>
        <w:t>_________________________________________________________</w:t>
      </w:r>
    </w:p>
    <w:p w14:paraId="6D417C9A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shd w:val="clear" w:color="auto" w:fill="FFFFFF"/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  <w:shd w:val="clear" w:color="auto" w:fill="FFFFFF"/>
        </w:rPr>
        <w:t>The last time Nga played piano</w:t>
      </w:r>
      <w:r w:rsidRPr="00D26305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Pr="006061FD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when she was ten years old.</w:t>
      </w:r>
      <w:r w:rsidRPr="00D26305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Pr="00D26305">
        <w:rPr>
          <w:rFonts w:ascii="Times New Roman" w:hAnsi="Times New Roman" w:cs="Times New Roman"/>
          <w:b/>
          <w:sz w:val="28"/>
          <w:szCs w:val="28"/>
        </w:rPr>
        <w:br/>
        <w:t xml:space="preserve">→ </w:t>
      </w:r>
      <w:r w:rsidRPr="00D26305">
        <w:rPr>
          <w:rStyle w:val="Strong"/>
          <w:rFonts w:ascii="Times New Roman" w:hAnsi="Times New Roman" w:cs="Times New Roman"/>
          <w:sz w:val="28"/>
          <w:szCs w:val="28"/>
        </w:rPr>
        <w:t xml:space="preserve">Nga hasn’t </w:t>
      </w:r>
      <w:r w:rsidRPr="00D26305">
        <w:rPr>
          <w:rFonts w:ascii="Times New Roman" w:hAnsi="Times New Roman" w:cs="Times New Roman"/>
          <w:sz w:val="28"/>
          <w:szCs w:val="28"/>
        </w:rPr>
        <w:t>_______________________________________________________</w:t>
      </w:r>
    </w:p>
    <w:p w14:paraId="7481418D" w14:textId="77777777" w:rsidR="003C0235" w:rsidRPr="00D26305" w:rsidRDefault="003C0235" w:rsidP="00802D71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We left the town immediately because it was so unfriendly.</w:t>
      </w:r>
      <w:r w:rsidRPr="00D26305">
        <w:rPr>
          <w:rFonts w:ascii="Times New Roman" w:hAnsi="Times New Roman" w:cs="Times New Roman"/>
          <w:sz w:val="28"/>
          <w:szCs w:val="28"/>
        </w:rPr>
        <w:br/>
        <w:t>→ It was _________________________________________________________</w:t>
      </w:r>
    </w:p>
    <w:p w14:paraId="6D694757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shd w:val="clear" w:color="auto" w:fill="FFFFFF"/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Because the economy grew fast, there was a need for faster and more efficient transport.</w:t>
      </w:r>
      <w:r w:rsidRPr="00D26305">
        <w:rPr>
          <w:rFonts w:ascii="Times New Roman" w:hAnsi="Times New Roman" w:cs="Times New Roman"/>
          <w:sz w:val="28"/>
          <w:szCs w:val="28"/>
        </w:rPr>
        <w:br/>
        <w:t>→ Because of ____________________________________________</w:t>
      </w:r>
    </w:p>
    <w:p w14:paraId="6708A930" w14:textId="77777777" w:rsidR="003C0235" w:rsidRPr="00D26305" w:rsidRDefault="003C0235" w:rsidP="00802D71">
      <w:pPr>
        <w:pStyle w:val="ListParagraph"/>
        <w:numPr>
          <w:ilvl w:val="0"/>
          <w:numId w:val="7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book is on the shelf. I borrowed the book from the library.</w:t>
      </w:r>
    </w:p>
    <w:p w14:paraId="524F8B40" w14:textId="77777777" w:rsidR="003C0235" w:rsidRPr="00D26305" w:rsidRDefault="003C0235" w:rsidP="003C0235">
      <w:pPr>
        <w:pStyle w:val="ListParagraph"/>
        <w:widowControl w:val="0"/>
        <w:numPr>
          <w:ilvl w:val="0"/>
          <w:numId w:val="11"/>
        </w:numPr>
        <w:shd w:val="clear" w:color="auto" w:fill="FFFFFF"/>
        <w:autoSpaceDE w:val="0"/>
        <w:autoSpaceDN w:val="0"/>
        <w:spacing w:before="94" w:after="0" w:line="240" w:lineRule="auto"/>
        <w:contextualSpacing w:val="0"/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r w:rsidRPr="00D26305">
        <w:rPr>
          <w:rStyle w:val="Strong"/>
          <w:rFonts w:ascii="Times New Roman" w:hAnsi="Times New Roman" w:cs="Times New Roman"/>
          <w:sz w:val="28"/>
          <w:szCs w:val="28"/>
        </w:rPr>
        <w:t>The book ______________________________________________________</w:t>
      </w:r>
    </w:p>
    <w:p w14:paraId="57160842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shd w:val="clear" w:color="auto" w:fill="FFFFFF"/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“Don’t litter in public anymore to keep the environment clean.”</w:t>
      </w:r>
      <w:r w:rsidRPr="00D26305">
        <w:rPr>
          <w:rFonts w:ascii="Times New Roman" w:hAnsi="Times New Roman" w:cs="Times New Roman"/>
          <w:sz w:val="28"/>
          <w:szCs w:val="28"/>
        </w:rPr>
        <w:br/>
        <w:t>→ The environmentalist suggested we __________________________________________</w:t>
      </w:r>
    </w:p>
    <w:p w14:paraId="65234616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My parents always disagree with me on this issue.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I wish ____________________________________________.</w:t>
      </w:r>
    </w:p>
    <w:p w14:paraId="056C0716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She asked me: “Have you completed your application form?”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She asked me ______________________________________.</w:t>
      </w:r>
    </w:p>
    <w:p w14:paraId="0B57B42F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I last visited my old school two years ago.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I haven’t __________________________________________.</w:t>
      </w:r>
    </w:p>
    <w:p w14:paraId="53A9C83D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only thing is how to pass the exam. It makes me so worried now. (using relative clause)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_________________________________________________.</w:t>
      </w:r>
    </w:p>
    <w:p w14:paraId="776657A7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Paul was very busy, but he still managed to spend time with us.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In spite __________________________________________.</w:t>
      </w:r>
    </w:p>
    <w:p w14:paraId="4F9AE63F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My parents are busy, so they can’t go to the movie with me tonight.</w:t>
      </w:r>
      <w:r w:rsidRPr="00D26305">
        <w:rPr>
          <w:rFonts w:ascii="Times New Roman" w:hAnsi="Times New Roman" w:cs="Times New Roman"/>
          <w:sz w:val="28"/>
          <w:szCs w:val="28"/>
        </w:rPr>
        <w:br/>
      </w:r>
      <w:r w:rsidRPr="00D26305">
        <w:rPr>
          <w:rFonts w:ascii="Cambria Math" w:hAnsi="Cambria Math" w:cs="Cambria Math"/>
          <w:sz w:val="28"/>
          <w:szCs w:val="28"/>
        </w:rPr>
        <w:t>↳</w:t>
      </w:r>
      <w:r w:rsidRPr="00D26305">
        <w:rPr>
          <w:rFonts w:ascii="Times New Roman" w:hAnsi="Times New Roman" w:cs="Times New Roman"/>
          <w:sz w:val="28"/>
          <w:szCs w:val="28"/>
        </w:rPr>
        <w:t xml:space="preserve"> If ________________________________________________.</w:t>
      </w:r>
    </w:p>
    <w:p w14:paraId="385F4118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furniture was so expensive that I didn’t buy it.</w:t>
      </w:r>
    </w:p>
    <w:p w14:paraId="39511807" w14:textId="77777777" w:rsidR="003C0235" w:rsidRPr="00D26305" w:rsidRDefault="003C0235" w:rsidP="003C023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Cambria Math" w:eastAsia="Times New Roman" w:hAnsi="Cambria Math" w:cs="Cambria Math"/>
          <w:sz w:val="28"/>
          <w:szCs w:val="28"/>
        </w:rPr>
        <w:t>↳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t xml:space="preserve"> The furniture was too________________________________________________.</w:t>
      </w:r>
    </w:p>
    <w:p w14:paraId="42BC14CC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I advised you to put your money in the bank.</w:t>
      </w:r>
    </w:p>
    <w:p w14:paraId="4476A875" w14:textId="77777777" w:rsidR="003C0235" w:rsidRPr="00D26305" w:rsidRDefault="003C0235" w:rsidP="003C0235">
      <w:pPr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Cambria Math" w:eastAsia="Times New Roman" w:hAnsi="Cambria Math" w:cs="Cambria Math"/>
          <w:sz w:val="28"/>
          <w:szCs w:val="28"/>
        </w:rPr>
        <w:t>↳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t xml:space="preserve"> You’d better________________________________________________.</w:t>
      </w:r>
    </w:p>
    <w:p w14:paraId="412C985A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The fisherman’s family earns a living by selling seafood at the market. (live on)</w:t>
      </w:r>
      <w:r w:rsidRPr="00D26305">
        <w:rPr>
          <w:sz w:val="28"/>
          <w:szCs w:val="28"/>
          <w:lang w:bidi="en-US"/>
        </w:rPr>
        <w:br/>
        <w:t>→ ____________________________________________________________.</w:t>
      </w:r>
    </w:p>
    <w:p w14:paraId="5CD46DE3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The woman lives next door. She sometimes helps me with my shopping.</w:t>
      </w:r>
      <w:r w:rsidRPr="00D26305">
        <w:rPr>
          <w:sz w:val="28"/>
          <w:szCs w:val="28"/>
          <w:lang w:bidi="en-US"/>
        </w:rPr>
        <w:br/>
        <w:t>→ The woman_______________________________________________________.</w:t>
      </w:r>
    </w:p>
    <w:p w14:paraId="7E5ACEB5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He refused the job offer in spite of the high salary.</w:t>
      </w:r>
    </w:p>
    <w:p w14:paraId="7CB8E3F8" w14:textId="77777777" w:rsidR="003C0235" w:rsidRPr="00D26305" w:rsidRDefault="003C0235" w:rsidP="003C0235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Although ______________________________________________________</w:t>
      </w:r>
    </w:p>
    <w:p w14:paraId="396E256D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Her elder sister gave Mai most of her </w:t>
      </w:r>
      <w:proofErr w:type="gramStart"/>
      <w:r w:rsidRPr="00D26305">
        <w:rPr>
          <w:rFonts w:ascii="Times New Roman" w:hAnsi="Times New Roman" w:cs="Times New Roman"/>
          <w:sz w:val="28"/>
          <w:szCs w:val="28"/>
        </w:rPr>
        <w:t>clothes( hand</w:t>
      </w:r>
      <w:proofErr w:type="gramEnd"/>
      <w:r w:rsidRPr="00D26305">
        <w:rPr>
          <w:rFonts w:ascii="Times New Roman" w:hAnsi="Times New Roman" w:cs="Times New Roman"/>
          <w:sz w:val="28"/>
          <w:szCs w:val="28"/>
        </w:rPr>
        <w:t xml:space="preserve"> down)</w:t>
      </w:r>
    </w:p>
    <w:p w14:paraId="519E8A7B" w14:textId="77777777" w:rsidR="003C0235" w:rsidRPr="00D26305" w:rsidRDefault="003C0235" w:rsidP="003C0235">
      <w:pPr>
        <w:ind w:left="36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=&gt;______________________________________________________</w:t>
      </w:r>
    </w:p>
    <w:p w14:paraId="34CC02D9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tabs>
          <w:tab w:val="left" w:pos="360"/>
          <w:tab w:val="left" w:pos="426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lastRenderedPageBreak/>
        <w:t>The children are excited with the difficult games.</w:t>
      </w:r>
    </w:p>
    <w:p w14:paraId="11961261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i/>
          <w:sz w:val="28"/>
          <w:szCs w:val="28"/>
        </w:rPr>
      </w:pPr>
      <w:r w:rsidRPr="00D26305">
        <w:rPr>
          <w:i/>
          <w:iCs/>
          <w:color w:val="0000CC"/>
          <w:sz w:val="28"/>
          <w:szCs w:val="28"/>
        </w:rPr>
        <w:sym w:font="Wingdings" w:char="F0E0"/>
      </w:r>
      <w:r w:rsidRPr="00D26305">
        <w:rPr>
          <w:i/>
          <w:iCs/>
          <w:color w:val="0000CC"/>
          <w:sz w:val="28"/>
          <w:szCs w:val="28"/>
        </w:rPr>
        <w:t xml:space="preserve"> </w:t>
      </w:r>
      <w:r w:rsidRPr="00D26305">
        <w:rPr>
          <w:sz w:val="28"/>
          <w:szCs w:val="28"/>
        </w:rPr>
        <w:t>The _____</w:t>
      </w:r>
      <w:r w:rsidRPr="00D26305">
        <w:rPr>
          <w:i/>
          <w:sz w:val="28"/>
          <w:szCs w:val="28"/>
        </w:rPr>
        <w:t>______________________________________________________________</w:t>
      </w:r>
    </w:p>
    <w:p w14:paraId="0A1E291C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My brother can't swim. He wants to join the swimming team.</w:t>
      </w:r>
    </w:p>
    <w:p w14:paraId="421BC5ED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iCs/>
          <w:sz w:val="28"/>
          <w:szCs w:val="28"/>
        </w:rPr>
      </w:pPr>
      <w:r w:rsidRPr="00D26305">
        <w:rPr>
          <w:color w:val="000000"/>
          <w:sz w:val="28"/>
          <w:szCs w:val="28"/>
        </w:rPr>
        <w:t>=&gt;My brother wishes ________________________________________________.</w:t>
      </w:r>
    </w:p>
    <w:p w14:paraId="0EC9281A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sz w:val="28"/>
          <w:szCs w:val="28"/>
        </w:rPr>
        <w:t>It has been 5 years since I moved to a new city.</w:t>
      </w:r>
    </w:p>
    <w:p w14:paraId="56142411" w14:textId="77777777" w:rsidR="003C0235" w:rsidRPr="00D26305" w:rsidRDefault="003C0235" w:rsidP="003C0235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sz w:val="28"/>
          <w:szCs w:val="28"/>
        </w:rPr>
        <w:t>I last_______________________________________________________________</w:t>
      </w:r>
    </w:p>
    <w:p w14:paraId="0B920195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D26305">
        <w:rPr>
          <w:sz w:val="28"/>
          <w:szCs w:val="28"/>
        </w:rPr>
        <w:t>"How about exchanging this music player for another one?" said Lucy.</w:t>
      </w:r>
      <w:r w:rsidRPr="00D26305">
        <w:rPr>
          <w:sz w:val="28"/>
          <w:szCs w:val="28"/>
        </w:rPr>
        <w:br/>
      </w:r>
      <w:r w:rsidRPr="00D26305">
        <w:rPr>
          <w:b/>
          <w:bCs/>
          <w:sz w:val="28"/>
          <w:szCs w:val="28"/>
        </w:rPr>
        <w:t xml:space="preserve">→ </w:t>
      </w:r>
      <w:r w:rsidRPr="00D26305">
        <w:rPr>
          <w:sz w:val="28"/>
          <w:szCs w:val="28"/>
        </w:rPr>
        <w:t>Lucy advised that I ___________________________________________________.</w:t>
      </w:r>
    </w:p>
    <w:p w14:paraId="697552CB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i/>
          <w:sz w:val="28"/>
          <w:szCs w:val="28"/>
        </w:rPr>
      </w:pPr>
      <w:r w:rsidRPr="00D26305">
        <w:rPr>
          <w:i/>
          <w:iCs/>
          <w:color w:val="0000CC"/>
          <w:sz w:val="28"/>
          <w:szCs w:val="28"/>
        </w:rPr>
        <w:sym w:font="Wingdings" w:char="F0E0"/>
      </w:r>
      <w:r w:rsidRPr="00D26305">
        <w:rPr>
          <w:i/>
          <w:iCs/>
          <w:color w:val="0000CC"/>
          <w:sz w:val="28"/>
          <w:szCs w:val="28"/>
        </w:rPr>
        <w:t xml:space="preserve"> </w:t>
      </w:r>
      <w:r w:rsidRPr="00D26305">
        <w:rPr>
          <w:sz w:val="28"/>
          <w:szCs w:val="28"/>
        </w:rPr>
        <w:t>The _____</w:t>
      </w:r>
      <w:r w:rsidRPr="00D26305">
        <w:rPr>
          <w:i/>
          <w:sz w:val="28"/>
          <w:szCs w:val="28"/>
        </w:rPr>
        <w:t>___________________________________________________________</w:t>
      </w:r>
    </w:p>
    <w:p w14:paraId="02361756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Her elder sister gave Mai most of her </w:t>
      </w:r>
      <w:proofErr w:type="gramStart"/>
      <w:r w:rsidRPr="00D26305">
        <w:rPr>
          <w:rFonts w:ascii="Times New Roman" w:hAnsi="Times New Roman" w:cs="Times New Roman"/>
          <w:sz w:val="28"/>
          <w:szCs w:val="28"/>
        </w:rPr>
        <w:t>clothes( hand</w:t>
      </w:r>
      <w:proofErr w:type="gramEnd"/>
      <w:r w:rsidRPr="00D26305">
        <w:rPr>
          <w:rFonts w:ascii="Times New Roman" w:hAnsi="Times New Roman" w:cs="Times New Roman"/>
          <w:sz w:val="28"/>
          <w:szCs w:val="28"/>
        </w:rPr>
        <w:t xml:space="preserve"> down)</w:t>
      </w:r>
    </w:p>
    <w:p w14:paraId="7029EDF8" w14:textId="77777777" w:rsidR="003C0235" w:rsidRPr="00D26305" w:rsidRDefault="003C0235" w:rsidP="003C0235">
      <w:pPr>
        <w:ind w:left="36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=&gt;______________________________________________________</w:t>
      </w:r>
    </w:p>
    <w:p w14:paraId="44BF96E3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It’s a pity that I don't live closer to my best friend.</w:t>
      </w:r>
    </w:p>
    <w:p w14:paraId="050C623A" w14:textId="77777777" w:rsidR="003C0235" w:rsidRPr="00D26305" w:rsidRDefault="003C0235" w:rsidP="003C0235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I wish ____________________________________________________________.</w:t>
      </w:r>
    </w:p>
    <w:p w14:paraId="589B497A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/>
          <w:iCs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His graduation day was the last time he really enjoyed himself. </w:t>
      </w:r>
    </w:p>
    <w:p w14:paraId="585EB924" w14:textId="77777777" w:rsidR="003C0235" w:rsidRPr="00D26305" w:rsidRDefault="003C0235" w:rsidP="003C0235">
      <w:pPr>
        <w:pStyle w:val="ListParagraph"/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=&gt; The last time_________________________________________________________</w:t>
      </w:r>
    </w:p>
    <w:p w14:paraId="002956D4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i/>
          <w:iCs/>
          <w:sz w:val="28"/>
          <w:szCs w:val="28"/>
          <w:lang w:bidi="en-US"/>
        </w:rPr>
      </w:pPr>
      <w:r w:rsidRPr="00D26305">
        <w:rPr>
          <w:sz w:val="28"/>
          <w:szCs w:val="28"/>
        </w:rPr>
        <w:t>" Don't forget to give the book back to Mary," he said to me.</w:t>
      </w:r>
    </w:p>
    <w:p w14:paraId="4CF4B810" w14:textId="77777777" w:rsidR="003C0235" w:rsidRPr="00D26305" w:rsidRDefault="003C0235" w:rsidP="003C0235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i/>
          <w:iCs/>
          <w:sz w:val="28"/>
          <w:szCs w:val="28"/>
          <w:lang w:bidi="en-US"/>
        </w:rPr>
      </w:pPr>
      <w:r w:rsidRPr="00D26305">
        <w:rPr>
          <w:sz w:val="28"/>
          <w:szCs w:val="28"/>
        </w:rPr>
        <w:t>He reminded me ____________________________________________</w:t>
      </w:r>
    </w:p>
    <w:p w14:paraId="167B99E6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i/>
          <w:iCs/>
          <w:sz w:val="28"/>
          <w:szCs w:val="28"/>
          <w:lang w:bidi="en-US"/>
        </w:rPr>
      </w:pPr>
      <w:r w:rsidRPr="00D26305">
        <w:rPr>
          <w:sz w:val="28"/>
          <w:szCs w:val="28"/>
        </w:rPr>
        <w:t>It's necessary for parents to monitor their children's screen time.</w:t>
      </w:r>
      <w:r w:rsidRPr="00D26305">
        <w:rPr>
          <w:sz w:val="28"/>
          <w:szCs w:val="28"/>
        </w:rPr>
        <w:br/>
      </w:r>
      <w:r w:rsidRPr="00D26305">
        <w:rPr>
          <w:b/>
          <w:bCs/>
          <w:sz w:val="28"/>
          <w:szCs w:val="28"/>
        </w:rPr>
        <w:t xml:space="preserve">→ </w:t>
      </w:r>
      <w:r w:rsidRPr="00D26305">
        <w:rPr>
          <w:sz w:val="28"/>
          <w:szCs w:val="28"/>
        </w:rPr>
        <w:t>I recommend ________________________________________________________.</w:t>
      </w:r>
    </w:p>
    <w:p w14:paraId="084B1353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This bag is too heavy for her to carry.</w:t>
      </w:r>
    </w:p>
    <w:p w14:paraId="4331139F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=&gt;This bag________________________________________________________________</w:t>
      </w:r>
    </w:p>
    <w:p w14:paraId="104F652B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>I am reading the book. It was written by a famous writer.</w:t>
      </w:r>
    </w:p>
    <w:p w14:paraId="50E8D113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>=&gt;The book ________________________________________________________</w:t>
      </w:r>
    </w:p>
    <w:p w14:paraId="0B217199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patient was so weak that he couldn’t walk without help.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The patient was too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</w:t>
      </w:r>
    </w:p>
    <w:p w14:paraId="7DF142FB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Oliver came to help people. Their houses were destroyed in the earthquake.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Oliver came to help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</w:t>
      </w:r>
    </w:p>
    <w:p w14:paraId="3B5E6075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The last time Tony had a medical check-up was a year ago.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It has been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</w:t>
      </w:r>
    </w:p>
    <w:p w14:paraId="60F3E3C9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In spite of its small size, the cat caught the mouse successfully.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Although the cat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_________________________________________________</w:t>
      </w:r>
    </w:p>
    <w:p w14:paraId="6A068A8B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You had better reduce the amount of sugar in your diet.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D26305">
        <w:rPr>
          <w:rFonts w:ascii="Times New Roman" w:hAnsi="Times New Roman" w:cs="Times New Roman"/>
          <w:i/>
          <w:iCs/>
          <w:sz w:val="28"/>
          <w:szCs w:val="28"/>
        </w:rPr>
        <w:t>You had better cut</w:t>
      </w:r>
      <w:r w:rsidRPr="00D26305">
        <w:rPr>
          <w:rFonts w:ascii="Times New Roman" w:hAnsi="Times New Roman" w:cs="Times New Roman"/>
          <w:sz w:val="28"/>
          <w:szCs w:val="28"/>
        </w:rPr>
        <w:t xml:space="preserve"> ________________________________________________</w:t>
      </w:r>
    </w:p>
    <w:p w14:paraId="0192895F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Let’s look at what we’ve done on our project.</w:t>
      </w:r>
      <w:r w:rsidRPr="00D26305">
        <w:rPr>
          <w:rFonts w:ascii="Times New Roman" w:hAnsi="Times New Roman" w:cs="Times New Roman"/>
          <w:sz w:val="28"/>
          <w:szCs w:val="28"/>
        </w:rPr>
        <w:br/>
        <w:t>→ I suggest____________________________________________</w:t>
      </w:r>
    </w:p>
    <w:p w14:paraId="16463879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My brother spent the morning reading the school rules and regulations</w:t>
      </w:r>
      <w:r w:rsidRPr="00D26305">
        <w:rPr>
          <w:rFonts w:ascii="Times New Roman" w:hAnsi="Times New Roman" w:cs="Times New Roman"/>
          <w:sz w:val="28"/>
          <w:szCs w:val="28"/>
        </w:rPr>
        <w:br/>
        <w:t>→ It took____________________________________________</w:t>
      </w:r>
    </w:p>
    <w:p w14:paraId="279C33A6" w14:textId="77777777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lastRenderedPageBreak/>
        <w:t>“Is this trip suitable for elderly people?”</w:t>
      </w:r>
      <w:r w:rsidRPr="00D26305">
        <w:rPr>
          <w:rFonts w:ascii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D26305">
        <w:rPr>
          <w:rFonts w:ascii="Times New Roman" w:hAnsi="Times New Roman" w:cs="Times New Roman"/>
          <w:sz w:val="28"/>
          <w:szCs w:val="28"/>
        </w:rPr>
        <w:t>Mr</w:t>
      </w:r>
      <w:proofErr w:type="spellEnd"/>
      <w:r w:rsidRPr="00D26305">
        <w:rPr>
          <w:rFonts w:ascii="Times New Roman" w:hAnsi="Times New Roman" w:cs="Times New Roman"/>
          <w:sz w:val="28"/>
          <w:szCs w:val="28"/>
        </w:rPr>
        <w:t xml:space="preserve"> Nam asked the woman____________________________________________</w:t>
      </w:r>
    </w:p>
    <w:p w14:paraId="5E07D0EF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 xml:space="preserve">The only thing is how to pass the exam. It makes me so worried now. </w:t>
      </w:r>
    </w:p>
    <w:p w14:paraId="6CE74D51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rPr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The only thing __________________________________________________</w:t>
      </w:r>
    </w:p>
    <w:p w14:paraId="67041D33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>I enjoy going for a walk in the park. It helps me clear my mind after a long day of work. (</w:t>
      </w:r>
      <w:r w:rsidRPr="00D26305">
        <w:rPr>
          <w:b/>
          <w:bCs/>
          <w:color w:val="000000" w:themeColor="text1"/>
          <w:sz w:val="28"/>
          <w:szCs w:val="28"/>
          <w:lang w:bidi="en-US"/>
        </w:rPr>
        <w:t>BECAUSE</w:t>
      </w:r>
      <w:r w:rsidRPr="00D26305">
        <w:rPr>
          <w:color w:val="000000" w:themeColor="text1"/>
          <w:sz w:val="28"/>
          <w:szCs w:val="28"/>
          <w:lang w:bidi="en-US"/>
        </w:rPr>
        <w:t>)</w:t>
      </w:r>
    </w:p>
    <w:p w14:paraId="23E11348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________________________________________________________________</w:t>
      </w:r>
    </w:p>
    <w:p w14:paraId="78894C81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 xml:space="preserve">It is raining heavily. We decided to go for a hike in the mountains. </w:t>
      </w:r>
    </w:p>
    <w:p w14:paraId="4648E9F3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proofErr w:type="gramStart"/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 Despite</w:t>
      </w:r>
      <w:proofErr w:type="gramEnd"/>
      <w:r w:rsidRPr="00D26305">
        <w:rPr>
          <w:color w:val="000000" w:themeColor="text1"/>
          <w:sz w:val="28"/>
          <w:szCs w:val="28"/>
          <w:lang w:bidi="en-US"/>
        </w:rPr>
        <w:t xml:space="preserve"> ___________________________________________________</w:t>
      </w:r>
    </w:p>
    <w:p w14:paraId="23A1149C" w14:textId="7BF999D2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>Eating fruits and vegetables is necessary for a healthy diet.</w:t>
      </w:r>
    </w:p>
    <w:p w14:paraId="75A075D1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It is</w:t>
      </w:r>
      <w:r w:rsidRPr="00D26305">
        <w:rPr>
          <w:b/>
          <w:bCs/>
          <w:color w:val="000000" w:themeColor="text1"/>
          <w:sz w:val="28"/>
          <w:szCs w:val="28"/>
          <w:lang w:bidi="en-US"/>
        </w:rPr>
        <w:t>_______________________________________________________________</w:t>
      </w:r>
    </w:p>
    <w:p w14:paraId="29139D90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>My parents are busy, so they can’t go to the movie with me tonight.</w:t>
      </w:r>
    </w:p>
    <w:p w14:paraId="70907460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If _____________________________________________________________</w:t>
      </w:r>
    </w:p>
    <w:p w14:paraId="1825979E" w14:textId="318F149C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>Huong doesn’t have a luxurious Chanel bag.</w:t>
      </w:r>
    </w:p>
    <w:p w14:paraId="75364FCD" w14:textId="5916804F" w:rsidR="003C0235" w:rsidRPr="00D26305" w:rsidRDefault="003C0235" w:rsidP="003C0235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Huong wishes __________________________________________________</w:t>
      </w:r>
    </w:p>
    <w:p w14:paraId="08E7F6AB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>Lan asked Dung: “How do you focus on studying so effectively?”</w:t>
      </w:r>
    </w:p>
    <w:p w14:paraId="45EEBCE9" w14:textId="77777777" w:rsidR="003C0235" w:rsidRPr="00D26305" w:rsidRDefault="003C0235" w:rsidP="003C0235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Lan asked Dung __________________________________________</w:t>
      </w:r>
    </w:p>
    <w:p w14:paraId="010B687F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color w:val="000000" w:themeColor="text1"/>
          <w:sz w:val="28"/>
          <w:szCs w:val="28"/>
          <w:lang w:bidi="en-US"/>
        </w:rPr>
        <w:t>We last visited the Vietnam National Museum of History three months ago.</w:t>
      </w:r>
    </w:p>
    <w:p w14:paraId="2DB48A35" w14:textId="77777777" w:rsidR="003C0235" w:rsidRPr="00D26305" w:rsidRDefault="003C0235" w:rsidP="003C0235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  <w:lang w:bidi="en-US"/>
        </w:rPr>
      </w:pPr>
      <w:r w:rsidRPr="00D26305">
        <w:rPr>
          <w:rFonts w:ascii="Cambria Math" w:hAnsi="Cambria Math" w:cs="Cambria Math"/>
          <w:color w:val="000000" w:themeColor="text1"/>
          <w:sz w:val="28"/>
          <w:szCs w:val="28"/>
          <w:lang w:bidi="en-US"/>
        </w:rPr>
        <w:t>↳</w:t>
      </w:r>
      <w:r w:rsidRPr="00D26305">
        <w:rPr>
          <w:color w:val="000000" w:themeColor="text1"/>
          <w:sz w:val="28"/>
          <w:szCs w:val="28"/>
          <w:lang w:bidi="en-US"/>
        </w:rPr>
        <w:t xml:space="preserve"> We haven’t _______________________________________________</w:t>
      </w:r>
    </w:p>
    <w:p w14:paraId="7E8F232E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Kate really wants to have a chance to swim in the Dead Sea.</w:t>
      </w:r>
    </w:p>
    <w:p w14:paraId="544592D9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Kate wishes __________________________________________________</w:t>
      </w:r>
    </w:p>
    <w:p w14:paraId="2AEB6C93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My family hasn’t gone on holiday together for six months.</w:t>
      </w:r>
    </w:p>
    <w:p w14:paraId="24B1026B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The last time my family ___________________________________________</w:t>
      </w:r>
    </w:p>
    <w:p w14:paraId="384533B2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I decide to buy an electric motorbike to reduce motorbike emissions,</w:t>
      </w:r>
    </w:p>
    <w:p w14:paraId="51DD1538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I make ___________________________________________________________</w:t>
      </w:r>
    </w:p>
    <w:p w14:paraId="45EFFEE6" w14:textId="4F453628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 xml:space="preserve">Some people like to watch the weather forecast program. It broadcasts at 8.00 </w:t>
      </w:r>
      <w:proofErr w:type="spellStart"/>
      <w:r w:rsidRPr="00D26305">
        <w:rPr>
          <w:sz w:val="28"/>
          <w:szCs w:val="28"/>
          <w:lang w:bidi="en-US"/>
        </w:rPr>
        <w:t>p.m</w:t>
      </w:r>
      <w:proofErr w:type="spellEnd"/>
      <w:r w:rsidRPr="00D26305">
        <w:rPr>
          <w:sz w:val="28"/>
          <w:szCs w:val="28"/>
          <w:lang w:bidi="en-US"/>
        </w:rPr>
        <w:t xml:space="preserve"> every day.</w:t>
      </w:r>
    </w:p>
    <w:p w14:paraId="23128C02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=&gt;The weather forecast program __________________________________________</w:t>
      </w:r>
    </w:p>
    <w:p w14:paraId="0CBF1CCC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Place more garbage bins around here or people will throw trash on the ground</w:t>
      </w:r>
    </w:p>
    <w:p w14:paraId="1AC079C1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If ____________________________________________________________</w:t>
      </w:r>
    </w:p>
    <w:p w14:paraId="0BAE8FBC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“Will you visit some natural wonders oversea this summer?”</w:t>
      </w:r>
    </w:p>
    <w:p w14:paraId="42CCC9A2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Mi asked Nam __________________________________________________________</w:t>
      </w:r>
    </w:p>
    <w:p w14:paraId="126DC1AD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Let’s use electricity economically.</w:t>
      </w:r>
    </w:p>
    <w:p w14:paraId="17ABD0BC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What about __________________________________________________________</w:t>
      </w:r>
    </w:p>
    <w:p w14:paraId="279C9BBA" w14:textId="77777777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The road was so bumpy that the car ride was uncomfortable.</w:t>
      </w:r>
    </w:p>
    <w:p w14:paraId="3E0EEABD" w14:textId="77777777" w:rsidR="003C0235" w:rsidRPr="00D26305" w:rsidRDefault="003C0235" w:rsidP="003C0235">
      <w:pPr>
        <w:pStyle w:val="NormalWeb"/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=&gt; It was _________________________________________________________________</w:t>
      </w:r>
    </w:p>
    <w:p w14:paraId="18177E76" w14:textId="5F949106" w:rsidR="003C0235" w:rsidRPr="00D26305" w:rsidRDefault="003C0235" w:rsidP="006061FD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The teacher was too tired to teach us how to swim.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The teacher was not ________________________________________________</w:t>
      </w:r>
    </w:p>
    <w:p w14:paraId="585B409E" w14:textId="618C7D80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lastRenderedPageBreak/>
        <w:t>She can’t go to school today because she is ill.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If she ________________________________________________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64F6368A" w14:textId="4DD0D6BF" w:rsidR="003C0235" w:rsidRPr="00D26305" w:rsidRDefault="003C0235" w:rsidP="006061FD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My sister began to learn English when she was six years old.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My sister has ________________________________________________</w:t>
      </w:r>
    </w:p>
    <w:p w14:paraId="54974704" w14:textId="112F67F6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“Do you like the film Spiderman?” Sally said to me.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Sally asked ________________________________________________</w:t>
      </w:r>
    </w:p>
    <w:p w14:paraId="4A8C3A19" w14:textId="76F56E14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It rained very heavily. Many people came to the stadium.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Despite ________________________________________________</w:t>
      </w:r>
    </w:p>
    <w:p w14:paraId="009D9C2A" w14:textId="7A13B560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“Why don’t we collect those empty bottles for recycling?” said Robert.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Robert suggested that those ________________________________________________</w:t>
      </w:r>
    </w:p>
    <w:p w14:paraId="397CAAE2" w14:textId="75368BF0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Michael loves to play football after school. (FOND)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Michael ________________________________________________</w:t>
      </w:r>
    </w:p>
    <w:p w14:paraId="7EB47FB5" w14:textId="4243C92D" w:rsidR="003C0235" w:rsidRPr="00D26305" w:rsidRDefault="003C0235" w:rsidP="00802D71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color w:val="000000"/>
          <w:sz w:val="28"/>
          <w:szCs w:val="28"/>
        </w:rPr>
        <w:t>Sam is not as hard-working as Holly.</w:t>
      </w:r>
      <w:r w:rsidRPr="00D26305">
        <w:rPr>
          <w:rFonts w:ascii="Times New Roman" w:hAnsi="Times New Roman" w:cs="Times New Roman"/>
          <w:color w:val="000000"/>
          <w:sz w:val="28"/>
          <w:szCs w:val="28"/>
        </w:rPr>
        <w:br/>
        <w:t>Holly ________________________________________________</w:t>
      </w:r>
    </w:p>
    <w:p w14:paraId="69FAA019" w14:textId="62B0B3FF" w:rsidR="003C0235" w:rsidRPr="00D26305" w:rsidRDefault="003C0235" w:rsidP="00802D7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kern w:val="36"/>
          <w:sz w:val="28"/>
          <w:szCs w:val="28"/>
        </w:rPr>
      </w:pPr>
      <w:r w:rsidRPr="00D26305">
        <w:rPr>
          <w:kern w:val="36"/>
          <w:sz w:val="28"/>
          <w:szCs w:val="28"/>
        </w:rPr>
        <w:t>Why don’t we go to the zoo?</w:t>
      </w:r>
      <w:r w:rsidRPr="00D26305">
        <w:rPr>
          <w:kern w:val="36"/>
          <w:sz w:val="28"/>
          <w:szCs w:val="28"/>
        </w:rPr>
        <w:br/>
        <w:t>=&gt; I suggest that _________________________________________________</w:t>
      </w:r>
    </w:p>
    <w:p w14:paraId="4EDCD59E" w14:textId="120BB12C" w:rsidR="003C0235" w:rsidRPr="00D26305" w:rsidRDefault="003C0235" w:rsidP="00802D71">
      <w:pPr>
        <w:pStyle w:val="NormalWeb"/>
        <w:numPr>
          <w:ilvl w:val="0"/>
          <w:numId w:val="7"/>
        </w:numPr>
        <w:spacing w:after="150"/>
        <w:outlineLvl w:val="1"/>
        <w:rPr>
          <w:kern w:val="36"/>
          <w:sz w:val="28"/>
          <w:szCs w:val="28"/>
        </w:rPr>
      </w:pPr>
      <w:r w:rsidRPr="00D26305">
        <w:rPr>
          <w:kern w:val="36"/>
          <w:sz w:val="28"/>
          <w:szCs w:val="28"/>
        </w:rPr>
        <w:t>Despite her poor memory, she told interesting stories to the children.</w:t>
      </w:r>
      <w:r w:rsidRPr="00D26305">
        <w:rPr>
          <w:kern w:val="36"/>
          <w:sz w:val="28"/>
          <w:szCs w:val="28"/>
        </w:rPr>
        <w:br/>
        <w:t>=&gt; Even though _________________________________________________</w:t>
      </w:r>
    </w:p>
    <w:p w14:paraId="08FBF5E1" w14:textId="2B73C927" w:rsidR="003C0235" w:rsidRPr="00D26305" w:rsidRDefault="003C0235" w:rsidP="00802D71">
      <w:pPr>
        <w:pStyle w:val="NormalWeb"/>
        <w:numPr>
          <w:ilvl w:val="0"/>
          <w:numId w:val="7"/>
        </w:numPr>
        <w:spacing w:after="150"/>
        <w:outlineLvl w:val="1"/>
        <w:rPr>
          <w:kern w:val="36"/>
          <w:sz w:val="28"/>
          <w:szCs w:val="28"/>
        </w:rPr>
      </w:pPr>
      <w:r w:rsidRPr="00D26305">
        <w:rPr>
          <w:kern w:val="36"/>
          <w:sz w:val="28"/>
          <w:szCs w:val="28"/>
        </w:rPr>
        <w:t>Mary is more intelligent than her sister.</w:t>
      </w:r>
      <w:r w:rsidRPr="00D26305">
        <w:rPr>
          <w:kern w:val="36"/>
          <w:sz w:val="28"/>
          <w:szCs w:val="28"/>
        </w:rPr>
        <w:br/>
        <w:t>=&gt; Mary’s sister is not _________________________________________________</w:t>
      </w:r>
    </w:p>
    <w:p w14:paraId="4514664B" w14:textId="42FFAE09" w:rsidR="003C0235" w:rsidRPr="00D26305" w:rsidRDefault="003C0235" w:rsidP="00802D71">
      <w:pPr>
        <w:pStyle w:val="NormalWeb"/>
        <w:numPr>
          <w:ilvl w:val="0"/>
          <w:numId w:val="7"/>
        </w:numPr>
        <w:spacing w:after="150"/>
        <w:outlineLvl w:val="1"/>
        <w:rPr>
          <w:kern w:val="36"/>
          <w:sz w:val="28"/>
          <w:szCs w:val="28"/>
        </w:rPr>
      </w:pPr>
      <w:r w:rsidRPr="00D26305">
        <w:rPr>
          <w:kern w:val="36"/>
          <w:sz w:val="28"/>
          <w:szCs w:val="28"/>
        </w:rPr>
        <w:t>Study hard or you will fail in the next exams.</w:t>
      </w:r>
      <w:r w:rsidRPr="00D26305">
        <w:rPr>
          <w:kern w:val="36"/>
          <w:sz w:val="28"/>
          <w:szCs w:val="28"/>
        </w:rPr>
        <w:br/>
        <w:t>=&gt; If _________________________________________________</w:t>
      </w:r>
    </w:p>
    <w:p w14:paraId="3AA535DF" w14:textId="3954DC1D" w:rsidR="003C0235" w:rsidRPr="00D26305" w:rsidRDefault="003C0235" w:rsidP="00802D71">
      <w:pPr>
        <w:pStyle w:val="NormalWeb"/>
        <w:numPr>
          <w:ilvl w:val="0"/>
          <w:numId w:val="7"/>
        </w:numPr>
        <w:spacing w:after="150"/>
        <w:outlineLvl w:val="1"/>
        <w:rPr>
          <w:kern w:val="36"/>
          <w:sz w:val="28"/>
          <w:szCs w:val="28"/>
        </w:rPr>
      </w:pPr>
      <w:r w:rsidRPr="00D26305">
        <w:rPr>
          <w:kern w:val="36"/>
          <w:sz w:val="28"/>
          <w:szCs w:val="28"/>
        </w:rPr>
        <w:t>Loan often spends two hours learning English on the website 123.com.</w:t>
      </w:r>
      <w:r w:rsidRPr="00D26305">
        <w:rPr>
          <w:kern w:val="36"/>
          <w:sz w:val="28"/>
          <w:szCs w:val="28"/>
        </w:rPr>
        <w:br/>
        <w:t>=&gt; It takes _________________________________________________</w:t>
      </w:r>
    </w:p>
    <w:p w14:paraId="6F1071B1" w14:textId="4BCA7AEF" w:rsidR="003C0235" w:rsidRPr="00D26305" w:rsidRDefault="003C0235" w:rsidP="00802D71">
      <w:pPr>
        <w:pStyle w:val="NormalWeb"/>
        <w:numPr>
          <w:ilvl w:val="0"/>
          <w:numId w:val="7"/>
        </w:numPr>
        <w:spacing w:after="150"/>
        <w:outlineLvl w:val="1"/>
        <w:rPr>
          <w:kern w:val="36"/>
          <w:sz w:val="28"/>
          <w:szCs w:val="28"/>
          <w:highlight w:val="yellow"/>
        </w:rPr>
      </w:pPr>
      <w:r w:rsidRPr="00D26305">
        <w:rPr>
          <w:kern w:val="36"/>
          <w:sz w:val="28"/>
          <w:szCs w:val="28"/>
        </w:rPr>
        <w:t>What a pity! I can’t speak English well.</w:t>
      </w:r>
      <w:r w:rsidRPr="00D26305">
        <w:rPr>
          <w:kern w:val="36"/>
          <w:sz w:val="28"/>
          <w:szCs w:val="28"/>
        </w:rPr>
        <w:br/>
        <w:t>=&gt; I wish _________________________________________________</w:t>
      </w:r>
    </w:p>
    <w:p w14:paraId="64E690A7" w14:textId="67EABF3B" w:rsidR="003C0235" w:rsidRPr="00D26305" w:rsidRDefault="003C0235" w:rsidP="00802D71">
      <w:pPr>
        <w:pStyle w:val="NormalWeb"/>
        <w:numPr>
          <w:ilvl w:val="0"/>
          <w:numId w:val="7"/>
        </w:numPr>
        <w:spacing w:after="0" w:afterAutospacing="0"/>
        <w:outlineLvl w:val="1"/>
        <w:rPr>
          <w:kern w:val="36"/>
          <w:sz w:val="28"/>
          <w:szCs w:val="28"/>
          <w:highlight w:val="yellow"/>
        </w:rPr>
      </w:pPr>
      <w:r w:rsidRPr="00D26305">
        <w:rPr>
          <w:kern w:val="36"/>
          <w:sz w:val="28"/>
          <w:szCs w:val="28"/>
        </w:rPr>
        <w:t>I started learning English six years ago.</w:t>
      </w:r>
      <w:r w:rsidRPr="00D26305">
        <w:rPr>
          <w:kern w:val="36"/>
          <w:sz w:val="28"/>
          <w:szCs w:val="28"/>
        </w:rPr>
        <w:br/>
        <w:t>=&gt; I have _________________________________________________</w:t>
      </w:r>
    </w:p>
    <w:p w14:paraId="4C31F4DA" w14:textId="2DF15E2C" w:rsidR="003C0235" w:rsidRPr="002434EF" w:rsidRDefault="003C0235" w:rsidP="005278B2">
      <w:pPr>
        <w:pStyle w:val="NormalWeb"/>
        <w:numPr>
          <w:ilvl w:val="0"/>
          <w:numId w:val="7"/>
        </w:numPr>
        <w:tabs>
          <w:tab w:val="left" w:pos="2700"/>
          <w:tab w:val="left" w:pos="5400"/>
          <w:tab w:val="left" w:pos="8100"/>
        </w:tabs>
        <w:spacing w:before="0" w:beforeAutospacing="0" w:after="150" w:afterAutospacing="0" w:line="276" w:lineRule="auto"/>
        <w:outlineLvl w:val="1"/>
        <w:rPr>
          <w:sz w:val="28"/>
          <w:szCs w:val="28"/>
        </w:rPr>
      </w:pPr>
      <w:r w:rsidRPr="002434EF">
        <w:rPr>
          <w:kern w:val="36"/>
          <w:sz w:val="28"/>
          <w:szCs w:val="28"/>
        </w:rPr>
        <w:t>The restaurant is so expensive that we can’t eat in that restaurant.</w:t>
      </w:r>
      <w:r w:rsidRPr="002434EF">
        <w:rPr>
          <w:kern w:val="36"/>
          <w:sz w:val="28"/>
          <w:szCs w:val="28"/>
        </w:rPr>
        <w:br/>
        <w:t>=&gt; The restaurant is too _________________________________________________</w:t>
      </w:r>
      <w:r w:rsidRPr="002434EF">
        <w:rPr>
          <w:kern w:val="36"/>
          <w:sz w:val="28"/>
          <w:szCs w:val="28"/>
        </w:rPr>
        <w:br/>
      </w:r>
      <w:r w:rsidR="006061FD" w:rsidRPr="002434EF">
        <w:rPr>
          <w:sz w:val="28"/>
          <w:szCs w:val="28"/>
        </w:rPr>
        <w:t>15</w:t>
      </w:r>
      <w:r w:rsidR="002434EF" w:rsidRPr="002434EF">
        <w:rPr>
          <w:sz w:val="28"/>
          <w:szCs w:val="28"/>
        </w:rPr>
        <w:t>0</w:t>
      </w:r>
      <w:r w:rsidR="006061FD" w:rsidRPr="002434EF">
        <w:rPr>
          <w:sz w:val="28"/>
          <w:szCs w:val="28"/>
        </w:rPr>
        <w:t xml:space="preserve">. </w:t>
      </w:r>
      <w:r w:rsidRPr="002434EF">
        <w:rPr>
          <w:sz w:val="28"/>
          <w:szCs w:val="28"/>
        </w:rPr>
        <w:t>“Why don’t you take a day off tomorrow?” she said to me.</w:t>
      </w:r>
      <w:r w:rsidRPr="002434EF">
        <w:rPr>
          <w:sz w:val="28"/>
          <w:szCs w:val="28"/>
        </w:rPr>
        <w:br/>
        <w:t>→ She suggested _________________________________________________________.</w:t>
      </w:r>
      <w:r w:rsidRPr="002434EF">
        <w:rPr>
          <w:sz w:val="28"/>
          <w:szCs w:val="28"/>
        </w:rPr>
        <w:br/>
      </w:r>
      <w:r w:rsidR="006061FD" w:rsidRPr="002434EF">
        <w:rPr>
          <w:sz w:val="28"/>
          <w:szCs w:val="28"/>
        </w:rPr>
        <w:t>15</w:t>
      </w:r>
      <w:r w:rsidR="002434EF" w:rsidRPr="002434EF">
        <w:rPr>
          <w:sz w:val="28"/>
          <w:szCs w:val="28"/>
        </w:rPr>
        <w:t>1</w:t>
      </w:r>
      <w:r w:rsidR="006061FD" w:rsidRPr="002434EF">
        <w:rPr>
          <w:sz w:val="28"/>
          <w:szCs w:val="28"/>
        </w:rPr>
        <w:t xml:space="preserve">. </w:t>
      </w:r>
      <w:r w:rsidRPr="002434EF">
        <w:rPr>
          <w:sz w:val="28"/>
          <w:szCs w:val="28"/>
        </w:rPr>
        <w:t>Mary doesn’t know how to make the cake.</w:t>
      </w:r>
      <w:r w:rsidRPr="002434EF">
        <w:rPr>
          <w:sz w:val="28"/>
          <w:szCs w:val="28"/>
        </w:rPr>
        <w:br/>
        <w:t>→ Mary wishes ____________________________________________________.</w:t>
      </w:r>
      <w:r w:rsidRPr="002434EF">
        <w:rPr>
          <w:sz w:val="28"/>
          <w:szCs w:val="28"/>
        </w:rPr>
        <w:br/>
      </w:r>
      <w:r w:rsidR="006061FD" w:rsidRPr="002434EF">
        <w:rPr>
          <w:sz w:val="28"/>
          <w:szCs w:val="28"/>
        </w:rPr>
        <w:t xml:space="preserve">153. </w:t>
      </w:r>
      <w:r w:rsidRPr="002434EF">
        <w:rPr>
          <w:sz w:val="28"/>
          <w:szCs w:val="28"/>
        </w:rPr>
        <w:t>It is five years since I last saw my cousin.</w:t>
      </w:r>
      <w:r w:rsidRPr="002434EF">
        <w:rPr>
          <w:sz w:val="28"/>
          <w:szCs w:val="28"/>
        </w:rPr>
        <w:br/>
        <w:t>→ I haven’t _____________________________________________________________.</w:t>
      </w:r>
    </w:p>
    <w:p w14:paraId="338B2271" w14:textId="37593473" w:rsidR="003C0235" w:rsidRPr="00D26305" w:rsidRDefault="006061FD" w:rsidP="006061FD">
      <w:pPr>
        <w:pStyle w:val="NoSpacing"/>
        <w:tabs>
          <w:tab w:val="left" w:pos="2700"/>
          <w:tab w:val="left" w:pos="5400"/>
          <w:tab w:val="left" w:pos="8100"/>
        </w:tabs>
        <w:spacing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154. </w:t>
      </w:r>
      <w:r w:rsidR="003C0235" w:rsidRPr="00D26305">
        <w:rPr>
          <w:rFonts w:ascii="Times New Roman" w:eastAsia="Times New Roman" w:hAnsi="Times New Roman"/>
          <w:sz w:val="28"/>
          <w:szCs w:val="28"/>
        </w:rPr>
        <w:t>Although he didn’t finish his work, he went to bed early.</w:t>
      </w:r>
      <w:r w:rsidR="003C0235" w:rsidRPr="00D26305">
        <w:rPr>
          <w:rFonts w:ascii="Times New Roman" w:eastAsia="Times New Roman" w:hAnsi="Times New Roman"/>
          <w:sz w:val="28"/>
          <w:szCs w:val="28"/>
        </w:rPr>
        <w:br/>
        <w:t>→ In spite of ____________________________________________________________.</w:t>
      </w:r>
    </w:p>
    <w:p w14:paraId="7BB51B52" w14:textId="09786A3F" w:rsidR="003C0235" w:rsidRPr="00D26305" w:rsidRDefault="006061FD" w:rsidP="006061FD">
      <w:pPr>
        <w:pStyle w:val="NoSpacing"/>
        <w:tabs>
          <w:tab w:val="left" w:pos="2700"/>
          <w:tab w:val="left" w:pos="5400"/>
          <w:tab w:val="left" w:pos="8100"/>
        </w:tabs>
        <w:spacing w:line="276" w:lineRule="auto"/>
        <w:rPr>
          <w:rFonts w:ascii="Times New Roman" w:eastAsia="Times New Roman" w:hAnsi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/>
          <w:sz w:val="28"/>
          <w:szCs w:val="28"/>
        </w:rPr>
        <w:t xml:space="preserve">155. </w:t>
      </w:r>
      <w:r w:rsidR="003C0235" w:rsidRPr="00D26305">
        <w:rPr>
          <w:rFonts w:ascii="Times New Roman" w:eastAsia="Times New Roman" w:hAnsi="Times New Roman"/>
          <w:sz w:val="28"/>
          <w:szCs w:val="28"/>
        </w:rPr>
        <w:t>The black dress is more expensive than the white one.</w:t>
      </w:r>
      <w:r w:rsidR="003C0235" w:rsidRPr="00D26305">
        <w:rPr>
          <w:rFonts w:ascii="Times New Roman" w:eastAsia="Times New Roman" w:hAnsi="Times New Roman"/>
          <w:sz w:val="28"/>
          <w:szCs w:val="28"/>
        </w:rPr>
        <w:br/>
        <w:t>→ The white dress isn’t ___________________________________________________.</w:t>
      </w:r>
    </w:p>
    <w:p w14:paraId="6DE6038F" w14:textId="264E1AD7" w:rsidR="003C0235" w:rsidRPr="00D26305" w:rsidRDefault="006061FD" w:rsidP="006061FD">
      <w:pPr>
        <w:pStyle w:val="NoSpacing"/>
        <w:tabs>
          <w:tab w:val="left" w:pos="2700"/>
          <w:tab w:val="left" w:pos="5400"/>
          <w:tab w:val="left" w:pos="8100"/>
        </w:tabs>
        <w:spacing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156. </w:t>
      </w:r>
      <w:r w:rsidR="003C0235" w:rsidRPr="00D26305">
        <w:rPr>
          <w:rFonts w:ascii="Times New Roman" w:eastAsia="Times New Roman" w:hAnsi="Times New Roman"/>
          <w:sz w:val="28"/>
          <w:szCs w:val="28"/>
        </w:rPr>
        <w:t>I can’t show you the way to the nearest hospital because I don’t have a map.</w:t>
      </w:r>
      <w:r w:rsidR="003C0235" w:rsidRPr="00D26305">
        <w:rPr>
          <w:rFonts w:ascii="Times New Roman" w:eastAsia="Times New Roman" w:hAnsi="Times New Roman"/>
          <w:sz w:val="28"/>
          <w:szCs w:val="28"/>
        </w:rPr>
        <w:br/>
        <w:t>→ If I _________________________________________________________________.</w:t>
      </w:r>
    </w:p>
    <w:p w14:paraId="2C237F02" w14:textId="4A6A5150" w:rsidR="003C0235" w:rsidRPr="00D26305" w:rsidRDefault="006061FD" w:rsidP="006061FD">
      <w:pPr>
        <w:pStyle w:val="NoSpacing"/>
        <w:tabs>
          <w:tab w:val="left" w:pos="2700"/>
          <w:tab w:val="left" w:pos="5400"/>
          <w:tab w:val="left" w:pos="8100"/>
        </w:tabs>
        <w:spacing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157. </w:t>
      </w:r>
      <w:r w:rsidR="003C0235" w:rsidRPr="00D26305">
        <w:rPr>
          <w:rFonts w:ascii="Times New Roman" w:eastAsia="Times New Roman" w:hAnsi="Times New Roman"/>
          <w:sz w:val="28"/>
          <w:szCs w:val="28"/>
        </w:rPr>
        <w:t>Lan was given a gift on her birthday, so she was happy.</w:t>
      </w:r>
      <w:r w:rsidR="003C0235" w:rsidRPr="00D26305">
        <w:rPr>
          <w:rFonts w:ascii="Times New Roman" w:eastAsia="Times New Roman" w:hAnsi="Times New Roman"/>
          <w:sz w:val="28"/>
          <w:szCs w:val="28"/>
        </w:rPr>
        <w:br/>
        <w:t>→ Lan was happy ________________________________________________________.</w:t>
      </w:r>
    </w:p>
    <w:p w14:paraId="68CC4584" w14:textId="0019E5BF" w:rsidR="003C0235" w:rsidRPr="00D26305" w:rsidRDefault="006061FD" w:rsidP="006061FD">
      <w:pPr>
        <w:pStyle w:val="NoSpacing"/>
        <w:tabs>
          <w:tab w:val="left" w:pos="2700"/>
          <w:tab w:val="left" w:pos="5400"/>
          <w:tab w:val="left" w:pos="8100"/>
        </w:tabs>
        <w:spacing w:line="276" w:lineRule="auto"/>
        <w:rPr>
          <w:rFonts w:ascii="Times New Roman" w:eastAsia="Times New Roman" w:hAnsi="Times New Roman"/>
          <w:i/>
          <w:iCs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158. </w:t>
      </w:r>
      <w:r w:rsidR="003C0235" w:rsidRPr="00D26305">
        <w:rPr>
          <w:rFonts w:ascii="Times New Roman" w:eastAsia="Times New Roman" w:hAnsi="Times New Roman"/>
          <w:sz w:val="28"/>
          <w:szCs w:val="28"/>
        </w:rPr>
        <w:t>I would rather read books than play video games.</w:t>
      </w:r>
      <w:r w:rsidR="003C0235" w:rsidRPr="00D26305">
        <w:rPr>
          <w:rFonts w:ascii="Times New Roman" w:eastAsia="Times New Roman" w:hAnsi="Times New Roman"/>
          <w:sz w:val="28"/>
          <w:szCs w:val="28"/>
        </w:rPr>
        <w:br/>
        <w:t>→ I prefer _____________________________________________________________.</w:t>
      </w:r>
    </w:p>
    <w:p w14:paraId="622AFA7E" w14:textId="4A5B5C58" w:rsidR="00802D71" w:rsidRDefault="006061FD" w:rsidP="006061FD">
      <w:pPr>
        <w:pStyle w:val="NormalWeb"/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>
        <w:rPr>
          <w:sz w:val="28"/>
          <w:szCs w:val="28"/>
          <w:lang w:bidi="en-US"/>
        </w:rPr>
        <w:t xml:space="preserve">159. </w:t>
      </w:r>
      <w:r w:rsidR="003C0235" w:rsidRPr="00B15F6E">
        <w:rPr>
          <w:sz w:val="28"/>
          <w:szCs w:val="28"/>
          <w:lang w:bidi="en-US"/>
        </w:rPr>
        <w:t>Nobody in my family is as tall as my brother.</w:t>
      </w:r>
      <w:r w:rsidR="003C0235" w:rsidRPr="00B15F6E">
        <w:rPr>
          <w:sz w:val="28"/>
          <w:szCs w:val="28"/>
          <w:lang w:bidi="en-US"/>
        </w:rPr>
        <w:br/>
        <w:t>→ My brother is ________________________________________________</w:t>
      </w:r>
    </w:p>
    <w:p w14:paraId="5361F116" w14:textId="42054BCD" w:rsidR="003C0235" w:rsidRPr="00B15F6E" w:rsidRDefault="003C0235" w:rsidP="006061FD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My mother said: "I am going to meet my old teacher."</w:t>
      </w:r>
      <w:r w:rsidRPr="00B15F6E">
        <w:rPr>
          <w:sz w:val="28"/>
          <w:szCs w:val="28"/>
          <w:lang w:bidi="en-US"/>
        </w:rPr>
        <w:br/>
        <w:t>→ My mother told me ________________________________________________</w:t>
      </w:r>
      <w:r w:rsidRPr="00B15F6E">
        <w:rPr>
          <w:sz w:val="28"/>
          <w:szCs w:val="28"/>
          <w:lang w:bidi="en-US"/>
        </w:rPr>
        <w:br/>
      </w:r>
    </w:p>
    <w:p w14:paraId="6F6AA8F0" w14:textId="2436E636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Lan was cleaning the house when her mother came home.</w:t>
      </w:r>
      <w:r w:rsidRPr="00B15F6E">
        <w:rPr>
          <w:sz w:val="28"/>
          <w:szCs w:val="28"/>
          <w:lang w:bidi="en-US"/>
        </w:rPr>
        <w:br/>
        <w:t>→ While ________________________________________________</w:t>
      </w:r>
    </w:p>
    <w:p w14:paraId="69DFF81F" w14:textId="1C9F71BE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It has been five years since I last spoke to her.</w:t>
      </w:r>
      <w:r w:rsidRPr="00B15F6E">
        <w:rPr>
          <w:sz w:val="28"/>
          <w:szCs w:val="28"/>
          <w:lang w:bidi="en-US"/>
        </w:rPr>
        <w:br/>
        <w:t>→ I haven't ________________________________________________</w:t>
      </w:r>
    </w:p>
    <w:p w14:paraId="503E9DB2" w14:textId="7B14B31F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We are far away from each other, but we always keep in touch.</w:t>
      </w:r>
      <w:r w:rsidRPr="00B15F6E">
        <w:rPr>
          <w:sz w:val="28"/>
          <w:szCs w:val="28"/>
          <w:lang w:bidi="en-US"/>
        </w:rPr>
        <w:br/>
        <w:t>→ Although ________________________________________________</w:t>
      </w:r>
    </w:p>
    <w:p w14:paraId="0D3486BD" w14:textId="04D800BA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My parents will not feel happy if I do not try more.</w:t>
      </w:r>
      <w:r w:rsidRPr="00B15F6E">
        <w:rPr>
          <w:sz w:val="28"/>
          <w:szCs w:val="28"/>
          <w:lang w:bidi="en-US"/>
        </w:rPr>
        <w:br/>
        <w:t>→ Unless I ________________________________________________</w:t>
      </w:r>
    </w:p>
    <w:p w14:paraId="3321C8AB" w14:textId="4380ED2E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Tuan often takes care of his little sister after school.</w:t>
      </w:r>
      <w:r w:rsidRPr="00B15F6E">
        <w:rPr>
          <w:sz w:val="28"/>
          <w:szCs w:val="28"/>
          <w:lang w:bidi="en-US"/>
        </w:rPr>
        <w:br/>
        <w:t>→ Tuan often looks ________________________________________________</w:t>
      </w:r>
    </w:p>
    <w:p w14:paraId="321C10F4" w14:textId="60509DEE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Outdoor activities are often more interesting than indoor ones.</w:t>
      </w:r>
      <w:r w:rsidRPr="00B15F6E">
        <w:rPr>
          <w:sz w:val="28"/>
          <w:szCs w:val="28"/>
          <w:lang w:bidi="en-US"/>
        </w:rPr>
        <w:br/>
        <w:t>→ Indoor activities are not ________________________________________________</w:t>
      </w:r>
    </w:p>
    <w:p w14:paraId="79C32965" w14:textId="774AC035" w:rsidR="003C0235" w:rsidRPr="00B15F6E" w:rsidRDefault="003C0235" w:rsidP="00802D71">
      <w:pPr>
        <w:pStyle w:val="NormalWeb"/>
        <w:numPr>
          <w:ilvl w:val="2"/>
          <w:numId w:val="41"/>
        </w:numPr>
        <w:shd w:val="clear" w:color="auto" w:fill="FFFFFF"/>
        <w:spacing w:after="75" w:line="276" w:lineRule="auto"/>
        <w:rPr>
          <w:sz w:val="28"/>
          <w:szCs w:val="28"/>
          <w:lang w:bidi="en-US"/>
        </w:rPr>
      </w:pPr>
      <w:r w:rsidRPr="00B15F6E">
        <w:rPr>
          <w:sz w:val="28"/>
          <w:szCs w:val="28"/>
          <w:lang w:bidi="en-US"/>
        </w:rPr>
        <w:t>My son is a big fan of detective stories.</w:t>
      </w:r>
      <w:r w:rsidRPr="00B15F6E">
        <w:rPr>
          <w:sz w:val="28"/>
          <w:szCs w:val="28"/>
          <w:lang w:bidi="en-US"/>
        </w:rPr>
        <w:br/>
        <w:t>→ My son is keen ________________________________________________</w:t>
      </w:r>
    </w:p>
    <w:p w14:paraId="6270079E" w14:textId="77777777" w:rsidR="002434EF" w:rsidRPr="002434EF" w:rsidRDefault="003C0235" w:rsidP="00B96C8A">
      <w:pPr>
        <w:pStyle w:val="NormalWeb"/>
        <w:numPr>
          <w:ilvl w:val="0"/>
          <w:numId w:val="42"/>
        </w:numPr>
        <w:shd w:val="clear" w:color="auto" w:fill="FFFFFF"/>
        <w:spacing w:after="75" w:line="276" w:lineRule="auto"/>
        <w:rPr>
          <w:color w:val="000000"/>
          <w:sz w:val="28"/>
          <w:szCs w:val="28"/>
        </w:rPr>
      </w:pPr>
      <w:r w:rsidRPr="002434EF">
        <w:rPr>
          <w:sz w:val="28"/>
          <w:szCs w:val="28"/>
          <w:lang w:bidi="en-US"/>
        </w:rPr>
        <w:t>I often spend 15 minutes walking in the park every morning.</w:t>
      </w:r>
      <w:r w:rsidRPr="002434EF">
        <w:rPr>
          <w:sz w:val="28"/>
          <w:szCs w:val="28"/>
          <w:lang w:bidi="en-US"/>
        </w:rPr>
        <w:br/>
        <w:t>→ It often ________________________________________________</w:t>
      </w:r>
    </w:p>
    <w:p w14:paraId="09B43BB9" w14:textId="77777777" w:rsidR="002434EF" w:rsidRDefault="003C0235" w:rsidP="00A973FF">
      <w:pPr>
        <w:pStyle w:val="NormalWeb"/>
        <w:numPr>
          <w:ilvl w:val="0"/>
          <w:numId w:val="42"/>
        </w:numPr>
        <w:shd w:val="clear" w:color="auto" w:fill="FFFFFF"/>
        <w:spacing w:after="75" w:line="276" w:lineRule="auto"/>
        <w:rPr>
          <w:color w:val="000000"/>
          <w:sz w:val="28"/>
          <w:szCs w:val="28"/>
        </w:rPr>
      </w:pPr>
      <w:r w:rsidRPr="002434EF">
        <w:rPr>
          <w:color w:val="000000"/>
          <w:sz w:val="28"/>
          <w:szCs w:val="28"/>
        </w:rPr>
        <w:t>My father started working in this company 3 years ago.</w:t>
      </w:r>
      <w:r w:rsidRPr="002434EF">
        <w:rPr>
          <w:color w:val="000000"/>
          <w:sz w:val="28"/>
          <w:szCs w:val="28"/>
        </w:rPr>
        <w:br/>
        <w:t>→ My father has ____________________________________________________</w:t>
      </w:r>
    </w:p>
    <w:p w14:paraId="4B0A461E" w14:textId="77777777" w:rsidR="002434EF" w:rsidRDefault="003C0235" w:rsidP="00EB1568">
      <w:pPr>
        <w:pStyle w:val="NormalWeb"/>
        <w:numPr>
          <w:ilvl w:val="0"/>
          <w:numId w:val="42"/>
        </w:numPr>
        <w:shd w:val="clear" w:color="auto" w:fill="FFFFFF"/>
        <w:spacing w:after="75" w:line="276" w:lineRule="auto"/>
        <w:rPr>
          <w:color w:val="000000"/>
          <w:sz w:val="28"/>
          <w:szCs w:val="28"/>
        </w:rPr>
      </w:pPr>
      <w:r w:rsidRPr="002434EF">
        <w:rPr>
          <w:color w:val="000000"/>
          <w:sz w:val="28"/>
          <w:szCs w:val="28"/>
        </w:rPr>
        <w:t>My mother was cooking dinner when the strange man came.</w:t>
      </w:r>
      <w:r w:rsidRPr="002434EF">
        <w:rPr>
          <w:color w:val="000000"/>
          <w:sz w:val="28"/>
          <w:szCs w:val="28"/>
        </w:rPr>
        <w:br/>
        <w:t>→ While __________________________________________________</w:t>
      </w:r>
    </w:p>
    <w:p w14:paraId="08A2C8F2" w14:textId="402DBC59" w:rsidR="003C0235" w:rsidRPr="002434EF" w:rsidRDefault="003C0235" w:rsidP="00EB1568">
      <w:pPr>
        <w:pStyle w:val="NormalWeb"/>
        <w:numPr>
          <w:ilvl w:val="0"/>
          <w:numId w:val="42"/>
        </w:numPr>
        <w:shd w:val="clear" w:color="auto" w:fill="FFFFFF"/>
        <w:spacing w:after="75" w:line="276" w:lineRule="auto"/>
        <w:rPr>
          <w:color w:val="000000"/>
          <w:sz w:val="28"/>
          <w:szCs w:val="28"/>
        </w:rPr>
      </w:pPr>
      <w:r w:rsidRPr="002434EF">
        <w:rPr>
          <w:color w:val="000000"/>
          <w:sz w:val="28"/>
          <w:szCs w:val="28"/>
        </w:rPr>
        <w:lastRenderedPageBreak/>
        <w:t>The movie was so boring that I fell asleep.</w:t>
      </w:r>
      <w:r w:rsidRPr="002434EF">
        <w:rPr>
          <w:color w:val="000000"/>
          <w:sz w:val="28"/>
          <w:szCs w:val="28"/>
        </w:rPr>
        <w:br/>
        <w:t>→ It was such __________________________________________________</w:t>
      </w:r>
    </w:p>
    <w:p w14:paraId="6803AB87" w14:textId="40D907C3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t>If you don't water the plants, they will die.</w:t>
      </w:r>
      <w:r w:rsidRPr="005D359F">
        <w:rPr>
          <w:color w:val="000000"/>
          <w:sz w:val="28"/>
          <w:szCs w:val="28"/>
        </w:rPr>
        <w:br/>
        <w:t>→ Unless __________________________________________________</w:t>
      </w:r>
    </w:p>
    <w:p w14:paraId="6FD83C0C" w14:textId="15D52C13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t>John was very tired, but he still helped his friend move.</w:t>
      </w:r>
      <w:r w:rsidRPr="005D359F">
        <w:rPr>
          <w:color w:val="000000"/>
          <w:sz w:val="28"/>
          <w:szCs w:val="28"/>
        </w:rPr>
        <w:br/>
        <w:t>→ Although __________________________________________________</w:t>
      </w:r>
    </w:p>
    <w:p w14:paraId="558488AD" w14:textId="1B2DA2D7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t>He missed the bus because he got up late.</w:t>
      </w:r>
      <w:r w:rsidRPr="005D359F">
        <w:rPr>
          <w:color w:val="000000"/>
          <w:sz w:val="28"/>
          <w:szCs w:val="28"/>
        </w:rPr>
        <w:br/>
        <w:t>→ Because of __________________________________________________</w:t>
      </w:r>
    </w:p>
    <w:p w14:paraId="587C397A" w14:textId="0CC45FC9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t>Why don't we go for a walk in the park after dinner?</w:t>
      </w:r>
      <w:r w:rsidRPr="005D359F">
        <w:rPr>
          <w:color w:val="000000"/>
          <w:sz w:val="28"/>
          <w:szCs w:val="28"/>
        </w:rPr>
        <w:br/>
        <w:t>→ I suggest that __________________________________________________</w:t>
      </w:r>
    </w:p>
    <w:p w14:paraId="30B5D4FD" w14:textId="3568439B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t>The woman is a famous artist. Her paintings are displayed in the museum.</w:t>
      </w:r>
      <w:r w:rsidRPr="005D359F">
        <w:rPr>
          <w:color w:val="000000"/>
          <w:sz w:val="28"/>
          <w:szCs w:val="28"/>
        </w:rPr>
        <w:br/>
        <w:t>→ The woman whose __________________________________________________</w:t>
      </w:r>
    </w:p>
    <w:p w14:paraId="4AB8B551" w14:textId="3368D14B" w:rsidR="003C0235" w:rsidRPr="005D359F" w:rsidRDefault="003C0235" w:rsidP="00802D71">
      <w:pPr>
        <w:pStyle w:val="NormalWeb"/>
        <w:numPr>
          <w:ilvl w:val="0"/>
          <w:numId w:val="42"/>
        </w:numPr>
        <w:spacing w:line="276" w:lineRule="auto"/>
        <w:rPr>
          <w:color w:val="000000"/>
          <w:sz w:val="28"/>
          <w:szCs w:val="28"/>
        </w:rPr>
      </w:pPr>
      <w:r w:rsidRPr="005D359F">
        <w:rPr>
          <w:color w:val="000000"/>
          <w:sz w:val="28"/>
          <w:szCs w:val="28"/>
        </w:rPr>
        <w:t>It's a shame! She can't join us for the trip this summer.</w:t>
      </w:r>
      <w:r w:rsidRPr="005D359F">
        <w:rPr>
          <w:color w:val="000000"/>
          <w:sz w:val="28"/>
          <w:szCs w:val="28"/>
        </w:rPr>
        <w:br/>
        <w:t>→ I wish __________________________________________________</w:t>
      </w:r>
    </w:p>
    <w:p w14:paraId="2B10C23D" w14:textId="2430511B" w:rsidR="003C0235" w:rsidRPr="00D26305" w:rsidRDefault="003C0235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color w:val="000000"/>
          <w:sz w:val="28"/>
          <w:szCs w:val="28"/>
        </w:rPr>
        <w:t>"What time does the train leave?" she asked the ticket officer.</w:t>
      </w:r>
      <w:r w:rsidRPr="00D26305">
        <w:rPr>
          <w:color w:val="000000"/>
          <w:sz w:val="28"/>
          <w:szCs w:val="28"/>
        </w:rPr>
        <w:br/>
        <w:t>→ She asked the ticket officer ________________________________________</w:t>
      </w:r>
    </w:p>
    <w:p w14:paraId="60D7FEB2" w14:textId="5DF7822C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David started learning French two years ago.</w:t>
      </w:r>
      <w:r w:rsidRPr="00E468AA">
        <w:rPr>
          <w:sz w:val="28"/>
          <w:szCs w:val="28"/>
          <w:lang w:bidi="en-US"/>
        </w:rPr>
        <w:br/>
        <w:t>→ David has _____________________________________________</w:t>
      </w:r>
    </w:p>
    <w:p w14:paraId="5952D8F1" w14:textId="54B90AAB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I haven’t gone swimming for a long time, so I don’t swim as well as before.</w:t>
      </w:r>
      <w:r w:rsidRPr="00E468AA">
        <w:rPr>
          <w:sz w:val="28"/>
          <w:szCs w:val="28"/>
          <w:lang w:bidi="en-US"/>
        </w:rPr>
        <w:br/>
        <w:t>→ I don’t _____________________________________________</w:t>
      </w:r>
    </w:p>
    <w:p w14:paraId="5A596D11" w14:textId="468475C3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If you practice English regularly, your English will improve faster.</w:t>
      </w:r>
      <w:r w:rsidRPr="00E468AA">
        <w:rPr>
          <w:sz w:val="28"/>
          <w:szCs w:val="28"/>
          <w:lang w:bidi="en-US"/>
        </w:rPr>
        <w:br/>
        <w:t>→ The more _____________________________________________</w:t>
      </w:r>
    </w:p>
    <w:p w14:paraId="33BA0503" w14:textId="2C230462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If we don’t save energy, our electricity bills will be very high.</w:t>
      </w:r>
      <w:r w:rsidRPr="00E468AA">
        <w:rPr>
          <w:sz w:val="28"/>
          <w:szCs w:val="28"/>
          <w:lang w:bidi="en-US"/>
        </w:rPr>
        <w:br/>
        <w:t>→ Unless _____________________________________________</w:t>
      </w:r>
    </w:p>
    <w:p w14:paraId="025F03C8" w14:textId="068239C3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I don’t know where I should find more information about the history project.</w:t>
      </w:r>
      <w:r w:rsidRPr="00E468AA">
        <w:rPr>
          <w:sz w:val="28"/>
          <w:szCs w:val="28"/>
          <w:lang w:bidi="en-US"/>
        </w:rPr>
        <w:br/>
        <w:t>→ I don’t know where to _____________________________________________.</w:t>
      </w:r>
    </w:p>
    <w:p w14:paraId="1220D245" w14:textId="7B759DA9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Mary has a good relationship with her colleagues at work.</w:t>
      </w:r>
      <w:r w:rsidRPr="00E468AA">
        <w:rPr>
          <w:sz w:val="28"/>
          <w:szCs w:val="28"/>
          <w:lang w:bidi="en-US"/>
        </w:rPr>
        <w:br/>
        <w:t>→ Mary gets _____________________________________________</w:t>
      </w:r>
    </w:p>
    <w:p w14:paraId="102F66E8" w14:textId="0FBA2A4C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They were late for the meeting because of the heavy traffic.</w:t>
      </w:r>
      <w:r w:rsidRPr="00E468AA">
        <w:rPr>
          <w:sz w:val="28"/>
          <w:szCs w:val="28"/>
          <w:lang w:bidi="en-US"/>
        </w:rPr>
        <w:br/>
        <w:t>→ Because _____________________________________________</w:t>
      </w:r>
    </w:p>
    <w:p w14:paraId="058B817D" w14:textId="28307E1A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The man is my uncle. His daughter won the national singing contest.</w:t>
      </w:r>
      <w:r w:rsidRPr="00E468AA">
        <w:rPr>
          <w:sz w:val="28"/>
          <w:szCs w:val="28"/>
          <w:lang w:bidi="en-US"/>
        </w:rPr>
        <w:br/>
        <w:t>→ The man whose _____________________________________________</w:t>
      </w:r>
    </w:p>
    <w:p w14:paraId="53F35C85" w14:textId="7A28159A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It’s a pity that I can’t go on the trip with my friends.</w:t>
      </w:r>
      <w:r w:rsidRPr="00E468AA">
        <w:rPr>
          <w:sz w:val="28"/>
          <w:szCs w:val="28"/>
          <w:lang w:bidi="en-US"/>
        </w:rPr>
        <w:br/>
        <w:t>→ I wish _____________________________________________</w:t>
      </w:r>
    </w:p>
    <w:p w14:paraId="3A31386D" w14:textId="7F305856" w:rsidR="00645302" w:rsidRPr="00E468AA" w:rsidRDefault="00645302" w:rsidP="00802D71">
      <w:pPr>
        <w:pStyle w:val="NormalWeb"/>
        <w:numPr>
          <w:ilvl w:val="0"/>
          <w:numId w:val="42"/>
        </w:numPr>
        <w:shd w:val="clear" w:color="auto" w:fill="FFFFFF"/>
        <w:spacing w:before="240" w:line="276" w:lineRule="auto"/>
        <w:rPr>
          <w:sz w:val="28"/>
          <w:szCs w:val="28"/>
          <w:lang w:bidi="en-US"/>
        </w:rPr>
      </w:pPr>
      <w:r w:rsidRPr="00E468AA">
        <w:rPr>
          <w:sz w:val="28"/>
          <w:szCs w:val="28"/>
          <w:lang w:bidi="en-US"/>
        </w:rPr>
        <w:t>“Where do you usually spend your summer vacation?” the teacher asked Linda.</w:t>
      </w:r>
      <w:r w:rsidRPr="00E468AA">
        <w:rPr>
          <w:sz w:val="28"/>
          <w:szCs w:val="28"/>
          <w:lang w:bidi="en-US"/>
        </w:rPr>
        <w:br/>
        <w:t>→ The teacher asked Linda _____________________________________________</w:t>
      </w:r>
    </w:p>
    <w:p w14:paraId="4C886670" w14:textId="01FEEC56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We can’t concentrate on the lesson because of the noise outside.</w:t>
      </w:r>
      <w:r w:rsidRPr="00804957">
        <w:rPr>
          <w:sz w:val="28"/>
          <w:szCs w:val="28"/>
        </w:rPr>
        <w:br/>
        <w:t>→ We wish ___________________________________________.</w:t>
      </w:r>
    </w:p>
    <w:p w14:paraId="27CEA2D1" w14:textId="1926AE01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lastRenderedPageBreak/>
        <w:t>Our town was modern. The living standard got high.</w:t>
      </w:r>
      <w:r w:rsidRPr="00804957">
        <w:rPr>
          <w:sz w:val="28"/>
          <w:szCs w:val="28"/>
        </w:rPr>
        <w:br/>
        <w:t>→ The more modern ___________________________________________.</w:t>
      </w:r>
    </w:p>
    <w:p w14:paraId="3D48F462" w14:textId="77CB524D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My house is like my grandfather’s house.</w:t>
      </w:r>
      <w:r w:rsidRPr="00804957">
        <w:rPr>
          <w:sz w:val="28"/>
          <w:szCs w:val="28"/>
        </w:rPr>
        <w:br/>
        <w:t>→ My house isn’t _____________________________________.</w:t>
      </w:r>
    </w:p>
    <w:p w14:paraId="32D41FE1" w14:textId="6B90C32B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You won't get the prize without trying your best.</w:t>
      </w:r>
      <w:r w:rsidRPr="00804957">
        <w:rPr>
          <w:sz w:val="28"/>
          <w:szCs w:val="28"/>
        </w:rPr>
        <w:br/>
        <w:t>→ Unless __________________________________________________________</w:t>
      </w:r>
    </w:p>
    <w:p w14:paraId="0ED7D122" w14:textId="217268B7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"Where are you going now?" Lan said to Nam.</w:t>
      </w:r>
      <w:r w:rsidRPr="00804957">
        <w:rPr>
          <w:sz w:val="28"/>
          <w:szCs w:val="28"/>
        </w:rPr>
        <w:br/>
        <w:t>→ Lan asked Nam __________________________________________________________</w:t>
      </w:r>
    </w:p>
    <w:p w14:paraId="087EC964" w14:textId="416477DF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I last met my aunt ten years ago.</w:t>
      </w:r>
      <w:r w:rsidRPr="00804957">
        <w:rPr>
          <w:sz w:val="28"/>
          <w:szCs w:val="28"/>
        </w:rPr>
        <w:br/>
        <w:t>→ I haven't __________________________________________________________</w:t>
      </w:r>
    </w:p>
    <w:p w14:paraId="0300B21C" w14:textId="253286FB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The exercise is so difficult that I can't do it.</w:t>
      </w:r>
      <w:r w:rsidRPr="00804957">
        <w:rPr>
          <w:sz w:val="28"/>
          <w:szCs w:val="28"/>
        </w:rPr>
        <w:br/>
        <w:t>→ It is such __________________________________________________________</w:t>
      </w:r>
    </w:p>
    <w:p w14:paraId="4CBD992A" w14:textId="750DCFB4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My son didn't finish his homework, but he went to bed early.</w:t>
      </w:r>
      <w:r w:rsidRPr="00804957">
        <w:rPr>
          <w:sz w:val="28"/>
          <w:szCs w:val="28"/>
        </w:rPr>
        <w:br/>
        <w:t>→ Though __________________________________________________________</w:t>
      </w:r>
    </w:p>
    <w:p w14:paraId="20A9B48F" w14:textId="707509F8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Why don't we go to the beach this summer?</w:t>
      </w:r>
      <w:r w:rsidRPr="00804957">
        <w:rPr>
          <w:sz w:val="28"/>
          <w:szCs w:val="28"/>
        </w:rPr>
        <w:br/>
        <w:t>→ I suggest __________________________________________________________</w:t>
      </w:r>
    </w:p>
    <w:p w14:paraId="29808354" w14:textId="5633C9AB" w:rsidR="00645302" w:rsidRPr="00804957" w:rsidRDefault="00645302" w:rsidP="00802D71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sz w:val="28"/>
          <w:szCs w:val="28"/>
        </w:rPr>
      </w:pPr>
      <w:r w:rsidRPr="00804957">
        <w:rPr>
          <w:sz w:val="28"/>
          <w:szCs w:val="28"/>
        </w:rPr>
        <w:t>The girl is so cute. My father is talking to her.</w:t>
      </w:r>
      <w:r w:rsidRPr="00804957">
        <w:rPr>
          <w:sz w:val="28"/>
          <w:szCs w:val="28"/>
        </w:rPr>
        <w:br/>
        <w:t>→ The girl whom __________________________________________________________</w:t>
      </w:r>
    </w:p>
    <w:p w14:paraId="7591B659" w14:textId="0EF317C2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 xml:space="preserve">I can't decide where we should go in the new </w:t>
      </w:r>
      <w:proofErr w:type="spellStart"/>
      <w:r w:rsidRPr="00AA75DD">
        <w:rPr>
          <w:sz w:val="28"/>
          <w:szCs w:val="28"/>
        </w:rPr>
        <w:t>neighbourhood</w:t>
      </w:r>
      <w:proofErr w:type="spellEnd"/>
      <w:r w:rsidRPr="00AA75DD">
        <w:rPr>
          <w:sz w:val="28"/>
          <w:szCs w:val="28"/>
        </w:rPr>
        <w:t>.</w:t>
      </w:r>
      <w:r w:rsidRPr="00AA75DD">
        <w:rPr>
          <w:sz w:val="28"/>
          <w:szCs w:val="28"/>
        </w:rPr>
        <w:br/>
        <w:t>→ I can't decide where _____________________________________________________</w:t>
      </w:r>
    </w:p>
    <w:p w14:paraId="720D658C" w14:textId="0BDB5226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>I don't have time for myself every day because of my hard work.</w:t>
      </w:r>
      <w:r w:rsidRPr="00AA75DD">
        <w:rPr>
          <w:sz w:val="28"/>
          <w:szCs w:val="28"/>
        </w:rPr>
        <w:br/>
        <w:t>→ I wish _____________________________________________________</w:t>
      </w:r>
    </w:p>
    <w:p w14:paraId="06FD9763" w14:textId="17BAA9B7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>If we finish our work early, we will have much free time.</w:t>
      </w:r>
      <w:r w:rsidRPr="00AA75DD">
        <w:rPr>
          <w:sz w:val="28"/>
          <w:szCs w:val="28"/>
        </w:rPr>
        <w:br/>
        <w:t>→ The earlier _____________________________________________________</w:t>
      </w:r>
    </w:p>
    <w:p w14:paraId="49A55741" w14:textId="759E3211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>Work hard or you can't pass the entrance exam.</w:t>
      </w:r>
      <w:r w:rsidRPr="00AA75DD">
        <w:rPr>
          <w:sz w:val="28"/>
          <w:szCs w:val="28"/>
        </w:rPr>
        <w:br/>
        <w:t>→ If you _____________________________________________________</w:t>
      </w:r>
    </w:p>
    <w:p w14:paraId="67112B7B" w14:textId="31B0ED17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>I have never seen such an interesting horror film before.</w:t>
      </w:r>
      <w:r w:rsidRPr="00AA75DD">
        <w:rPr>
          <w:sz w:val="28"/>
          <w:szCs w:val="28"/>
        </w:rPr>
        <w:br/>
        <w:t>→ This is the first time _____________________________________________________</w:t>
      </w:r>
    </w:p>
    <w:p w14:paraId="18BE09D8" w14:textId="6BC6A801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>We went for a picnic because it was a perfect day.</w:t>
      </w:r>
      <w:r w:rsidRPr="00AA75DD">
        <w:rPr>
          <w:sz w:val="28"/>
          <w:szCs w:val="28"/>
        </w:rPr>
        <w:br/>
        <w:t>→ It was such _____________________________________________________</w:t>
      </w:r>
    </w:p>
    <w:p w14:paraId="4D8C561F" w14:textId="01F1550D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 xml:space="preserve">We stayed in a luxury hotel on our holiday in </w:t>
      </w:r>
      <w:proofErr w:type="spellStart"/>
      <w:r w:rsidRPr="00AA75DD">
        <w:rPr>
          <w:sz w:val="28"/>
          <w:szCs w:val="28"/>
        </w:rPr>
        <w:t>Nha</w:t>
      </w:r>
      <w:proofErr w:type="spellEnd"/>
      <w:r w:rsidRPr="00AA75DD">
        <w:rPr>
          <w:sz w:val="28"/>
          <w:szCs w:val="28"/>
        </w:rPr>
        <w:t xml:space="preserve"> Trang.</w:t>
      </w:r>
      <w:r w:rsidRPr="00AA75DD">
        <w:rPr>
          <w:sz w:val="28"/>
          <w:szCs w:val="28"/>
        </w:rPr>
        <w:br/>
        <w:t>→ The hotel _____________________________________________________</w:t>
      </w:r>
    </w:p>
    <w:p w14:paraId="1BD0B503" w14:textId="3733B921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>My little brother can speak English and French very well.</w:t>
      </w:r>
      <w:r w:rsidRPr="00AA75DD">
        <w:rPr>
          <w:sz w:val="28"/>
          <w:szCs w:val="28"/>
        </w:rPr>
        <w:br/>
        <w:t>→ My little brother is _____________________________________________________</w:t>
      </w:r>
    </w:p>
    <w:p w14:paraId="30BCEE16" w14:textId="1FDD3A62" w:rsidR="00E92835" w:rsidRPr="00AA75DD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line="276" w:lineRule="auto"/>
        <w:rPr>
          <w:sz w:val="28"/>
          <w:szCs w:val="28"/>
        </w:rPr>
      </w:pPr>
      <w:r w:rsidRPr="00AA75DD">
        <w:rPr>
          <w:sz w:val="28"/>
          <w:szCs w:val="28"/>
        </w:rPr>
        <w:t>The man was driving on the road when his smartwatch notified an incoming call.</w:t>
      </w:r>
      <w:r w:rsidRPr="00AA75DD">
        <w:rPr>
          <w:sz w:val="28"/>
          <w:szCs w:val="28"/>
        </w:rPr>
        <w:br/>
        <w:t>→ While _____________________________________________________</w:t>
      </w:r>
    </w:p>
    <w:p w14:paraId="5B068C18" w14:textId="26E267C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My son always stays up late watching TV, so he is tired the next morning.</w:t>
      </w:r>
      <w:r w:rsidRPr="00D26305">
        <w:rPr>
          <w:sz w:val="28"/>
          <w:szCs w:val="28"/>
        </w:rPr>
        <w:br/>
        <w:t>→ Because _____________________________________________________</w:t>
      </w:r>
    </w:p>
    <w:p w14:paraId="385CA4F4" w14:textId="045BB7A5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The film is so boring</w:t>
      </w:r>
    </w:p>
    <w:p w14:paraId="5530FC4E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lastRenderedPageBreak/>
        <w:t>→ I wish _____________________________________________________</w:t>
      </w:r>
    </w:p>
    <w:p w14:paraId="2BF82B9F" w14:textId="4DA0E69E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The novel was so interesting that I couldn’t stop reading it.</w:t>
      </w:r>
    </w:p>
    <w:p w14:paraId="6AAE361F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It was_____________________________________________________</w:t>
      </w:r>
    </w:p>
    <w:p w14:paraId="359E4C97" w14:textId="30BC25A6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My daughter was doing her homework when I got home.</w:t>
      </w:r>
    </w:p>
    <w:p w14:paraId="14ED0DC8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While _____________________________________________________</w:t>
      </w:r>
    </w:p>
    <w:p w14:paraId="73CF8FA4" w14:textId="3CFD1A83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This book helps me a lot in my life.</w:t>
      </w:r>
    </w:p>
    <w:p w14:paraId="7CC674F2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This is the book _____________________________________________________</w:t>
      </w:r>
    </w:p>
    <w:p w14:paraId="50FA75DF" w14:textId="54EED8D3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Reading books is not as interesting as watching movies.</w:t>
      </w:r>
    </w:p>
    <w:p w14:paraId="3388D703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sym w:font="Wingdings" w:char="F0E0"/>
      </w:r>
      <w:r w:rsidRPr="00D26305">
        <w:rPr>
          <w:sz w:val="28"/>
          <w:szCs w:val="28"/>
        </w:rPr>
        <w:t xml:space="preserve"> Watching movies is _________________________________________</w:t>
      </w:r>
    </w:p>
    <w:p w14:paraId="4AEC9000" w14:textId="6A00EA32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In spite of not having much time, I still try to help my children with their study.</w:t>
      </w:r>
    </w:p>
    <w:p w14:paraId="705D274A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Although_____________________________________________________</w:t>
      </w:r>
    </w:p>
    <w:p w14:paraId="1BED1167" w14:textId="40256E4F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My grandmother last told a fairy tale five years ago.</w:t>
      </w:r>
    </w:p>
    <w:p w14:paraId="70C15DE7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My grandmother hasn’t_____________________________________________________</w:t>
      </w:r>
    </w:p>
    <w:p w14:paraId="37E2B24E" w14:textId="7705A6FC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I think it would be a good idea if you joined the English class for beginners.</w:t>
      </w:r>
    </w:p>
    <w:p w14:paraId="0EDF28DD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I suggest_____________________________________________________</w:t>
      </w:r>
    </w:p>
    <w:p w14:paraId="0FA447B8" w14:textId="2EE40D08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My mother doesn’t have a smartphone.</w:t>
      </w:r>
    </w:p>
    <w:p w14:paraId="2C6019DD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My brother wishes_____________________________________________________</w:t>
      </w:r>
    </w:p>
    <w:p w14:paraId="3B94D7CB" w14:textId="7DD4AC91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D26305">
        <w:rPr>
          <w:sz w:val="28"/>
          <w:szCs w:val="28"/>
        </w:rPr>
        <w:t>I had a shower and the telephone rang.</w:t>
      </w:r>
    </w:p>
    <w:p w14:paraId="58275964" w14:textId="77777777" w:rsidR="00E92835" w:rsidRPr="00D26305" w:rsidRDefault="00E92835" w:rsidP="00802D7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sz w:val="28"/>
          <w:szCs w:val="28"/>
        </w:rPr>
      </w:pPr>
      <w:r w:rsidRPr="00D26305">
        <w:rPr>
          <w:sz w:val="28"/>
          <w:szCs w:val="28"/>
        </w:rPr>
        <w:t>→ When I_____________________________________________________</w:t>
      </w:r>
    </w:p>
    <w:p w14:paraId="537004F7" w14:textId="62ED2D83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The question is so difficult that he can’t answer it.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It is such ____________________________________________.</w:t>
      </w:r>
    </w:p>
    <w:p w14:paraId="1417C9AC" w14:textId="221BCBF2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It’s a pity! There isn’t a supermarket in our village.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I wish ________________________________________________________________.</w:t>
      </w:r>
    </w:p>
    <w:p w14:paraId="7CB1C3D6" w14:textId="1F6BC06F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Despite the bad weather, we went to the station on time.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Although the weather _________________________________________________.</w:t>
      </w:r>
    </w:p>
    <w:p w14:paraId="4AEA7151" w14:textId="56B415EF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“Are you going to Ha Long Bay next Sunday, Peter?” said Nga.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Nga asked ____________________________________________________________.</w:t>
      </w:r>
    </w:p>
    <w:p w14:paraId="6215A365" w14:textId="488602BD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It is nearly two years since she last met her grandparents.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She hasn’t _________________________________________________.</w:t>
      </w:r>
    </w:p>
    <w:p w14:paraId="387472A2" w14:textId="5823E6B9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Why don’t we switch to biogas as a cleaner alternative to burning coal?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I suggest that ____________________________________________________________.</w:t>
      </w:r>
    </w:p>
    <w:p w14:paraId="5548EAF8" w14:textId="74572DC8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Spending time reading books is very helpful.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It is ____________________________________________________________.</w:t>
      </w:r>
    </w:p>
    <w:p w14:paraId="4CD79094" w14:textId="4F84450C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Because the weather is too cold, we have to cancel our picnic.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 Because of ____________________________________________________________.</w:t>
      </w:r>
    </w:p>
    <w:p w14:paraId="04D25702" w14:textId="56E29F08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Mount Everest is the highest mountain in the world.</w:t>
      </w:r>
      <w:r w:rsidRPr="00D26305">
        <w:rPr>
          <w:rFonts w:ascii="Times New Roman" w:eastAsia="Times New Roman" w:hAnsi="Times New Roman" w:cs="Times New Roman"/>
          <w:sz w:val="28"/>
          <w:szCs w:val="28"/>
        </w:rPr>
        <w:br/>
        <w:t>→No mountain_________________________________________________________.</w:t>
      </w:r>
    </w:p>
    <w:p w14:paraId="21188802" w14:textId="77777777" w:rsidR="00E92835" w:rsidRPr="00D26305" w:rsidRDefault="00E92835" w:rsidP="00802D71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45. If my younger sister doesn’t tell us her problems, we can’t help her.</w:t>
      </w:r>
    </w:p>
    <w:p w14:paraId="4526764A" w14:textId="4EFBEB2B" w:rsidR="00E92835" w:rsidRPr="00D26305" w:rsidRDefault="00E92835" w:rsidP="00802D71">
      <w:pPr>
        <w:pStyle w:val="ListParagraph"/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t>→ Unless______________________________________________________.</w:t>
      </w:r>
    </w:p>
    <w:p w14:paraId="5C44831E" w14:textId="7777777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lastRenderedPageBreak/>
        <w:t>Mary started working at this company 5 years ago.</w:t>
      </w:r>
      <w:r w:rsidRPr="00D26305">
        <w:rPr>
          <w:sz w:val="28"/>
          <w:szCs w:val="28"/>
          <w:lang w:bidi="en-US"/>
        </w:rPr>
        <w:br/>
        <w:t>→ Mary has ____________________________________________.</w:t>
      </w:r>
    </w:p>
    <w:p w14:paraId="4B29C7BD" w14:textId="7777777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My parents gave the skills to my brother and me.</w:t>
      </w:r>
      <w:r w:rsidRPr="00D26305">
        <w:rPr>
          <w:sz w:val="28"/>
          <w:szCs w:val="28"/>
          <w:lang w:bidi="en-US"/>
        </w:rPr>
        <w:br/>
        <w:t>→ My parents passed ____________________________________.</w:t>
      </w:r>
    </w:p>
    <w:p w14:paraId="2F28AACA" w14:textId="7777777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The test was so difficult that I couldn't finish it on time.</w:t>
      </w:r>
      <w:r w:rsidRPr="00D26305">
        <w:rPr>
          <w:sz w:val="28"/>
          <w:szCs w:val="28"/>
          <w:lang w:bidi="en-US"/>
        </w:rPr>
        <w:br/>
        <w:t>→ It was such ___________________________________________.\</w:t>
      </w:r>
    </w:p>
    <w:p w14:paraId="42B21A6A" w14:textId="7777777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If you don't take an umbrella, you'll get wet.</w:t>
      </w:r>
      <w:r w:rsidRPr="00D26305">
        <w:rPr>
          <w:sz w:val="28"/>
          <w:szCs w:val="28"/>
          <w:lang w:bidi="en-US"/>
        </w:rPr>
        <w:br/>
        <w:t>→ Unless ________________________________________________.</w:t>
      </w:r>
    </w:p>
    <w:p w14:paraId="789AA817" w14:textId="7777777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Tom was very sleepy, but he stayed up late to finish his project.</w:t>
      </w:r>
      <w:r w:rsidRPr="00D26305">
        <w:rPr>
          <w:sz w:val="28"/>
          <w:szCs w:val="28"/>
          <w:lang w:bidi="en-US"/>
        </w:rPr>
        <w:br/>
        <w:t>→ Although ______________________________________________.</w:t>
      </w:r>
    </w:p>
    <w:p w14:paraId="14DA3B9A" w14:textId="7777777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She stayed home because it was raining heavily.</w:t>
      </w:r>
      <w:r w:rsidRPr="00D26305">
        <w:rPr>
          <w:sz w:val="28"/>
          <w:szCs w:val="28"/>
          <w:lang w:bidi="en-US"/>
        </w:rPr>
        <w:br/>
        <w:t>→ Because of ____________________________________________.</w:t>
      </w:r>
    </w:p>
    <w:p w14:paraId="48684096" w14:textId="0370905E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Why don't we organize a picnic this weekend?</w:t>
      </w:r>
      <w:r w:rsidRPr="00D26305">
        <w:rPr>
          <w:sz w:val="28"/>
          <w:szCs w:val="28"/>
          <w:lang w:bidi="en-US"/>
        </w:rPr>
        <w:br/>
        <w:t>→ I suggest that ___________________________________________.</w:t>
      </w:r>
    </w:p>
    <w:p w14:paraId="48B79913" w14:textId="5C35B64A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The teacher is very kind. His students love him very much.</w:t>
      </w:r>
      <w:r w:rsidRPr="00D26305">
        <w:rPr>
          <w:sz w:val="28"/>
          <w:szCs w:val="28"/>
          <w:lang w:bidi="en-US"/>
        </w:rPr>
        <w:br/>
        <w:t>→ The teacher whose ______________________________________.</w:t>
      </w:r>
    </w:p>
    <w:p w14:paraId="0E654135" w14:textId="3920B579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It's a pity! I can't visit my grandparents this weekend.</w:t>
      </w:r>
      <w:r w:rsidRPr="00D26305">
        <w:rPr>
          <w:sz w:val="28"/>
          <w:szCs w:val="28"/>
          <w:lang w:bidi="en-US"/>
        </w:rPr>
        <w:br/>
        <w:t>→ I wish _________________________________________________.</w:t>
      </w:r>
    </w:p>
    <w:p w14:paraId="12A53045" w14:textId="42CA74F7" w:rsidR="00E92835" w:rsidRPr="00D26305" w:rsidRDefault="00E92835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"Where will we go this summer vacation?" Nam asked his sister.</w:t>
      </w:r>
      <w:r w:rsidRPr="00D26305">
        <w:rPr>
          <w:sz w:val="28"/>
          <w:szCs w:val="28"/>
          <w:lang w:bidi="en-US"/>
        </w:rPr>
        <w:br/>
        <w:t>→ Nam asked his sister _____________________________________.</w:t>
      </w:r>
    </w:p>
    <w:p w14:paraId="192D8DA1" w14:textId="77777777" w:rsidR="00DC4FE0" w:rsidRPr="00D26305" w:rsidRDefault="00DC4FE0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The storm was extremely strong, but the villagers managed to stay safe.</w:t>
      </w:r>
      <w:r w:rsidRPr="00D26305">
        <w:rPr>
          <w:sz w:val="28"/>
          <w:szCs w:val="28"/>
          <w:lang w:bidi="en-US"/>
        </w:rPr>
        <w:br/>
        <w:t>→ Although ___________________________________________</w:t>
      </w:r>
    </w:p>
    <w:p w14:paraId="0C44BD6B" w14:textId="77777777" w:rsidR="00DC4FE0" w:rsidRPr="00D26305" w:rsidRDefault="00DC4FE0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It’s a shame that he won’t join our eco-tour to the mangrove forest.</w:t>
      </w:r>
      <w:r w:rsidRPr="00D26305">
        <w:rPr>
          <w:sz w:val="28"/>
          <w:szCs w:val="28"/>
          <w:lang w:bidi="en-US"/>
        </w:rPr>
        <w:br/>
        <w:t>→ We wish ___________________________________________</w:t>
      </w:r>
    </w:p>
    <w:p w14:paraId="1BD465F0" w14:textId="77777777" w:rsidR="00DC4FE0" w:rsidRPr="00D26305" w:rsidRDefault="00DC4FE0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I’m happy to help you prepare for the presentation.</w:t>
      </w:r>
      <w:r w:rsidRPr="00D26305">
        <w:rPr>
          <w:sz w:val="28"/>
          <w:szCs w:val="28"/>
          <w:lang w:bidi="en-US"/>
        </w:rPr>
        <w:br/>
        <w:t>→ I don’t mind ___________________________________________</w:t>
      </w:r>
    </w:p>
    <w:p w14:paraId="3C976A10" w14:textId="77777777" w:rsidR="00DC4FE0" w:rsidRPr="00D26305" w:rsidRDefault="00DC4FE0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“You must wear a life jacket when swimming in the river,” the instructor told us.</w:t>
      </w:r>
      <w:r w:rsidRPr="00D26305">
        <w:rPr>
          <w:sz w:val="28"/>
          <w:szCs w:val="28"/>
          <w:lang w:bidi="en-US"/>
        </w:rPr>
        <w:br/>
        <w:t>→ The instructor told ___________________________________________</w:t>
      </w:r>
    </w:p>
    <w:p w14:paraId="241A01C2" w14:textId="77777777" w:rsidR="00DC4FE0" w:rsidRPr="00D26305" w:rsidRDefault="00DC4FE0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>Visitors are not allowed to enter the cave without a licensed guide.</w:t>
      </w:r>
      <w:r w:rsidRPr="00D26305">
        <w:rPr>
          <w:sz w:val="28"/>
          <w:szCs w:val="28"/>
          <w:lang w:bidi="en-US"/>
        </w:rPr>
        <w:br/>
        <w:t>→ Unless ___________________________________________</w:t>
      </w:r>
    </w:p>
    <w:p w14:paraId="787E6865" w14:textId="77777777" w:rsidR="00DC4FE0" w:rsidRPr="00D26305" w:rsidRDefault="00DC4FE0" w:rsidP="00802D71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D26305">
        <w:rPr>
          <w:sz w:val="28"/>
          <w:szCs w:val="28"/>
          <w:lang w:bidi="en-US"/>
        </w:rPr>
        <w:t xml:space="preserve">Emma has never been to Phong </w:t>
      </w:r>
      <w:proofErr w:type="spellStart"/>
      <w:r w:rsidRPr="00D26305">
        <w:rPr>
          <w:sz w:val="28"/>
          <w:szCs w:val="28"/>
          <w:lang w:bidi="en-US"/>
        </w:rPr>
        <w:t>Nha</w:t>
      </w:r>
      <w:proofErr w:type="spellEnd"/>
      <w:r w:rsidRPr="00D26305">
        <w:rPr>
          <w:sz w:val="28"/>
          <w:szCs w:val="28"/>
          <w:lang w:bidi="en-US"/>
        </w:rPr>
        <w:t>-Ke Bang National Park before.</w:t>
      </w:r>
      <w:r w:rsidRPr="00D26305">
        <w:rPr>
          <w:sz w:val="28"/>
          <w:szCs w:val="28"/>
          <w:lang w:bidi="en-US"/>
        </w:rPr>
        <w:br/>
        <w:t>→ This is the ___________________________________________</w:t>
      </w:r>
    </w:p>
    <w:p w14:paraId="244AC9AB" w14:textId="252957CB" w:rsidR="00DC4FE0" w:rsidRPr="00802D71" w:rsidRDefault="00DC4FE0" w:rsidP="00802D7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2D71">
        <w:rPr>
          <w:rFonts w:ascii="Times New Roman" w:eastAsia="Times New Roman" w:hAnsi="Times New Roman" w:cs="Times New Roman"/>
          <w:sz w:val="28"/>
          <w:szCs w:val="28"/>
        </w:rPr>
        <w:t>The beach was crowded with tourists, yet we still found a quiet place to relax.</w:t>
      </w:r>
      <w:r w:rsidRPr="00802D71">
        <w:rPr>
          <w:rFonts w:ascii="Times New Roman" w:eastAsia="Times New Roman" w:hAnsi="Times New Roman" w:cs="Times New Roman"/>
          <w:sz w:val="28"/>
          <w:szCs w:val="28"/>
        </w:rPr>
        <w:br/>
        <w:t>→ Despite ___________________________________________</w:t>
      </w:r>
    </w:p>
    <w:p w14:paraId="58642A60" w14:textId="44053BA0" w:rsidR="00DC4FE0" w:rsidRPr="00802D71" w:rsidRDefault="00DC4FE0" w:rsidP="00802D7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2D71">
        <w:rPr>
          <w:rFonts w:ascii="Times New Roman" w:eastAsia="Times New Roman" w:hAnsi="Times New Roman" w:cs="Times New Roman"/>
          <w:sz w:val="28"/>
          <w:szCs w:val="28"/>
        </w:rPr>
        <w:t>The documentary is about endangered marine species. My teacher recommended it to me.</w:t>
      </w:r>
      <w:r w:rsidRPr="00802D71">
        <w:rPr>
          <w:rFonts w:ascii="Times New Roman" w:eastAsia="Times New Roman" w:hAnsi="Times New Roman" w:cs="Times New Roman"/>
          <w:sz w:val="28"/>
          <w:szCs w:val="28"/>
        </w:rPr>
        <w:br/>
        <w:t>→ The documentary which ___________________________________________</w:t>
      </w:r>
    </w:p>
    <w:p w14:paraId="32B534F3" w14:textId="4BEECE54" w:rsidR="00DC4FE0" w:rsidRPr="00802D71" w:rsidRDefault="00DC4FE0" w:rsidP="00802D7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2D71">
        <w:rPr>
          <w:rFonts w:ascii="Times New Roman" w:eastAsia="Times New Roman" w:hAnsi="Times New Roman" w:cs="Times New Roman"/>
          <w:sz w:val="28"/>
          <w:szCs w:val="28"/>
        </w:rPr>
        <w:t>Nam is the fastest runner in our school.</w:t>
      </w:r>
      <w:r w:rsidRPr="00802D71">
        <w:rPr>
          <w:rFonts w:ascii="Times New Roman" w:eastAsia="Times New Roman" w:hAnsi="Times New Roman" w:cs="Times New Roman"/>
          <w:sz w:val="28"/>
          <w:szCs w:val="28"/>
        </w:rPr>
        <w:br/>
        <w:t>→ No one ___________________________________________</w:t>
      </w:r>
    </w:p>
    <w:p w14:paraId="344474DC" w14:textId="2B8ACD08" w:rsidR="00DC4FE0" w:rsidRPr="00802D71" w:rsidRDefault="00DC4FE0" w:rsidP="00802D7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2D71">
        <w:rPr>
          <w:rFonts w:ascii="Times New Roman" w:eastAsia="Times New Roman" w:hAnsi="Times New Roman" w:cs="Times New Roman"/>
          <w:sz w:val="28"/>
          <w:szCs w:val="28"/>
        </w:rPr>
        <w:lastRenderedPageBreak/>
        <w:t>I can’t wait for the community clean-up event next weekend!</w:t>
      </w:r>
      <w:r w:rsidRPr="00802D71">
        <w:rPr>
          <w:rFonts w:ascii="Times New Roman" w:eastAsia="Times New Roman" w:hAnsi="Times New Roman" w:cs="Times New Roman"/>
          <w:sz w:val="28"/>
          <w:szCs w:val="28"/>
        </w:rPr>
        <w:br/>
        <w:t>→ I’m looking ___________________________________________</w:t>
      </w:r>
    </w:p>
    <w:p w14:paraId="046E5E7A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We’ve never traveled by train before.</w:t>
      </w:r>
    </w:p>
    <w:p w14:paraId="192B1151" w14:textId="77777777" w:rsidR="00DC4FE0" w:rsidRPr="00D26305" w:rsidRDefault="00DC4FE0" w:rsidP="00DC4FE0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eastAsia="Times New Roman" w:hAnsi="Times New Roman" w:cs="Times New Roman"/>
          <w:sz w:val="28"/>
          <w:szCs w:val="28"/>
        </w:rPr>
        <w:sym w:font="Wingdings" w:char="F0E0"/>
      </w:r>
      <w:r w:rsidRPr="00D26305">
        <w:rPr>
          <w:rFonts w:ascii="Times New Roman" w:eastAsia="Times New Roman" w:hAnsi="Times New Roman" w:cs="Times New Roman"/>
          <w:sz w:val="28"/>
          <w:szCs w:val="28"/>
        </w:rPr>
        <w:t xml:space="preserve"> This is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5F56B219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It took us more than four hours to go to Da Nang city by coach.</w:t>
      </w:r>
    </w:p>
    <w:p w14:paraId="1BFB57FA" w14:textId="77777777" w:rsidR="00DC4FE0" w:rsidRPr="00D26305" w:rsidRDefault="00DC4FE0" w:rsidP="00DC4FE0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We spent _________________________________________________________</w:t>
      </w:r>
    </w:p>
    <w:p w14:paraId="63E28F72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I’m really excited about the English- speaking contest.</w:t>
      </w:r>
    </w:p>
    <w:p w14:paraId="05A5F331" w14:textId="77777777" w:rsidR="00DC4FE0" w:rsidRPr="00D26305" w:rsidRDefault="00DC4FE0" w:rsidP="00DC4FE0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D26305">
        <w:rPr>
          <w:rFonts w:ascii="Times New Roman" w:hAnsi="Times New Roman" w:cs="Times New Roman"/>
          <w:sz w:val="28"/>
          <w:szCs w:val="28"/>
        </w:rPr>
        <w:t xml:space="preserve">I’m looking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2AC5AA33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We invited a well-</w:t>
      </w:r>
      <w:proofErr w:type="spellStart"/>
      <w:r w:rsidRPr="00D26305">
        <w:rPr>
          <w:rFonts w:ascii="Times New Roman" w:hAnsi="Times New Roman" w:cs="Times New Roman"/>
          <w:sz w:val="28"/>
          <w:szCs w:val="28"/>
          <w:lang w:bidi="en-US"/>
        </w:rPr>
        <w:t>know</w:t>
      </w:r>
      <w:proofErr w:type="spellEnd"/>
      <w:r w:rsidRPr="00D26305">
        <w:rPr>
          <w:rFonts w:ascii="Times New Roman" w:hAnsi="Times New Roman" w:cs="Times New Roman"/>
          <w:sz w:val="28"/>
          <w:szCs w:val="28"/>
          <w:lang w:bidi="en-US"/>
        </w:rPr>
        <w:t xml:space="preserve"> footballer to the chat show, but he didn’t arrive.</w:t>
      </w:r>
    </w:p>
    <w:p w14:paraId="7C1F3CB1" w14:textId="77777777" w:rsidR="00DC4FE0" w:rsidRPr="00D26305" w:rsidRDefault="00DC4FE0" w:rsidP="00DC4FE0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Although _________________________________________________________</w:t>
      </w:r>
    </w:p>
    <w:p w14:paraId="1D8B381D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Don’t leave the television on when you leave.</w:t>
      </w:r>
    </w:p>
    <w:p w14:paraId="00F47360" w14:textId="77777777" w:rsidR="00DC4FE0" w:rsidRPr="00D26305" w:rsidRDefault="00DC4FE0" w:rsidP="00DC4FE0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Turn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7F2D15D0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We started learning English seven years ago.</w:t>
      </w:r>
    </w:p>
    <w:p w14:paraId="7FAACCB0" w14:textId="77777777" w:rsidR="00DC4FE0" w:rsidRPr="00D26305" w:rsidRDefault="00DC4FE0" w:rsidP="00DC4FE0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We have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134BBEE1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I met a woman at the meeting. Her husband is a well-</w:t>
      </w:r>
      <w:proofErr w:type="spellStart"/>
      <w:r w:rsidRPr="00D26305">
        <w:rPr>
          <w:rFonts w:ascii="Times New Roman" w:hAnsi="Times New Roman" w:cs="Times New Roman"/>
          <w:sz w:val="28"/>
          <w:szCs w:val="28"/>
        </w:rPr>
        <w:t>know</w:t>
      </w:r>
      <w:proofErr w:type="spellEnd"/>
      <w:r w:rsidRPr="00D26305">
        <w:rPr>
          <w:rFonts w:ascii="Times New Roman" w:hAnsi="Times New Roman" w:cs="Times New Roman"/>
          <w:sz w:val="28"/>
          <w:szCs w:val="28"/>
        </w:rPr>
        <w:t xml:space="preserve"> doctor.</w:t>
      </w:r>
    </w:p>
    <w:p w14:paraId="5BE689A4" w14:textId="630BA6E4" w:rsidR="00DC4FE0" w:rsidRPr="00D26305" w:rsidRDefault="00DC4FE0" w:rsidP="00DC4FE0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I met a woman whose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</w:t>
      </w:r>
    </w:p>
    <w:p w14:paraId="180CE46B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proofErr w:type="gramStart"/>
      <w:r w:rsidRPr="00D26305">
        <w:rPr>
          <w:rFonts w:ascii="Times New Roman" w:hAnsi="Times New Roman" w:cs="Times New Roman"/>
          <w:sz w:val="28"/>
          <w:szCs w:val="28"/>
        </w:rPr>
        <w:t>“ Do</w:t>
      </w:r>
      <w:proofErr w:type="gramEnd"/>
      <w:r w:rsidRPr="00D26305">
        <w:rPr>
          <w:rFonts w:ascii="Times New Roman" w:hAnsi="Times New Roman" w:cs="Times New Roman"/>
          <w:sz w:val="28"/>
          <w:szCs w:val="28"/>
        </w:rPr>
        <w:t xml:space="preserve"> you go to school on Saturday?” my friend asked.</w:t>
      </w:r>
    </w:p>
    <w:p w14:paraId="41A38BC7" w14:textId="77777777" w:rsidR="00DC4FE0" w:rsidRPr="00D26305" w:rsidRDefault="00DC4FE0" w:rsidP="00DC4FE0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My friend asked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49725C6C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>Work harder and you will pass the exam easily.</w:t>
      </w:r>
    </w:p>
    <w:p w14:paraId="435078F8" w14:textId="77777777" w:rsidR="00DC4FE0" w:rsidRPr="00D26305" w:rsidRDefault="00DC4FE0" w:rsidP="00DC4FE0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D26305">
        <w:rPr>
          <w:rFonts w:ascii="Times New Roman" w:hAnsi="Times New Roman" w:cs="Times New Roman"/>
          <w:sz w:val="28"/>
          <w:szCs w:val="28"/>
        </w:rPr>
        <w:t xml:space="preserve">If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34EA021B" w14:textId="77777777" w:rsidR="00DC4FE0" w:rsidRPr="00D26305" w:rsidRDefault="00DC4FE0" w:rsidP="00802D71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D26305">
        <w:rPr>
          <w:rFonts w:ascii="Times New Roman" w:hAnsi="Times New Roman" w:cs="Times New Roman"/>
          <w:sz w:val="28"/>
          <w:szCs w:val="28"/>
          <w:lang w:bidi="en-US"/>
        </w:rPr>
        <w:t>Shall we use Bat Trang Village as a theme of the presentation?</w:t>
      </w:r>
    </w:p>
    <w:p w14:paraId="105FA785" w14:textId="77777777" w:rsidR="00DC4FE0" w:rsidRPr="00D26305" w:rsidRDefault="00DC4FE0" w:rsidP="00DC4FE0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D26305">
        <w:rPr>
          <w:rFonts w:ascii="Times New Roman" w:hAnsi="Times New Roman" w:cs="Times New Roman"/>
          <w:sz w:val="28"/>
          <w:szCs w:val="28"/>
        </w:rPr>
        <w:t xml:space="preserve">She suggests </w:t>
      </w:r>
      <w:r w:rsidRPr="00D26305">
        <w:rPr>
          <w:rFonts w:ascii="Times New Roman" w:hAnsi="Times New Roman" w:cs="Times New Roman"/>
          <w:sz w:val="28"/>
          <w:szCs w:val="28"/>
          <w:lang w:bidi="en-US"/>
        </w:rPr>
        <w:t>_________________________________________________________</w:t>
      </w:r>
    </w:p>
    <w:p w14:paraId="355268E2" w14:textId="77777777" w:rsidR="003C0235" w:rsidRPr="00D26305" w:rsidRDefault="003C0235" w:rsidP="003C0235">
      <w:pPr>
        <w:rPr>
          <w:rFonts w:ascii="Times New Roman" w:hAnsi="Times New Roman" w:cs="Times New Roman"/>
          <w:sz w:val="28"/>
          <w:szCs w:val="28"/>
        </w:rPr>
      </w:pPr>
    </w:p>
    <w:sectPr w:rsidR="003C0235" w:rsidRPr="00D26305" w:rsidSect="003C02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A5CE8"/>
    <w:multiLevelType w:val="multilevel"/>
    <w:tmpl w:val="E2C65FE8"/>
    <w:lvl w:ilvl="0">
      <w:start w:val="5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" w15:restartNumberingAfterBreak="0">
    <w:nsid w:val="04CF2F8A"/>
    <w:multiLevelType w:val="hybridMultilevel"/>
    <w:tmpl w:val="9FD89430"/>
    <w:lvl w:ilvl="0" w:tplc="900A736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4138B"/>
    <w:multiLevelType w:val="multilevel"/>
    <w:tmpl w:val="D5B0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57728"/>
    <w:multiLevelType w:val="multilevel"/>
    <w:tmpl w:val="5070618C"/>
    <w:lvl w:ilvl="0">
      <w:start w:val="16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59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" w15:restartNumberingAfterBreak="0">
    <w:nsid w:val="0D47017F"/>
    <w:multiLevelType w:val="hybridMultilevel"/>
    <w:tmpl w:val="07221504"/>
    <w:lvl w:ilvl="0" w:tplc="0B5E558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7051C"/>
    <w:multiLevelType w:val="hybridMultilevel"/>
    <w:tmpl w:val="0A0E10AE"/>
    <w:lvl w:ilvl="0" w:tplc="07F0DF1A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F2AC0"/>
    <w:multiLevelType w:val="multilevel"/>
    <w:tmpl w:val="78DAE44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B70B89"/>
    <w:multiLevelType w:val="hybridMultilevel"/>
    <w:tmpl w:val="141E2C4C"/>
    <w:lvl w:ilvl="0" w:tplc="88CA3FBA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B2FA6"/>
    <w:multiLevelType w:val="multilevel"/>
    <w:tmpl w:val="FE4664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1675967"/>
    <w:multiLevelType w:val="hybridMultilevel"/>
    <w:tmpl w:val="5F1E57AA"/>
    <w:lvl w:ilvl="0" w:tplc="CE08BF92">
      <w:start w:val="3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DC23D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076769"/>
    <w:multiLevelType w:val="multilevel"/>
    <w:tmpl w:val="759E95A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19493717"/>
    <w:multiLevelType w:val="hybridMultilevel"/>
    <w:tmpl w:val="E0AA8C3E"/>
    <w:lvl w:ilvl="0" w:tplc="6CCE93FC">
      <w:start w:val="25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2" w15:restartNumberingAfterBreak="0">
    <w:nsid w:val="1E067B72"/>
    <w:multiLevelType w:val="hybridMultilevel"/>
    <w:tmpl w:val="7E982914"/>
    <w:lvl w:ilvl="0" w:tplc="1CDC6A5C">
      <w:start w:val="29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22457572"/>
    <w:multiLevelType w:val="hybridMultilevel"/>
    <w:tmpl w:val="048491B8"/>
    <w:lvl w:ilvl="0" w:tplc="0F489D6E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625A0"/>
    <w:multiLevelType w:val="hybridMultilevel"/>
    <w:tmpl w:val="5C92D82C"/>
    <w:lvl w:ilvl="0" w:tplc="362EE448">
      <w:start w:val="35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1B7794"/>
    <w:multiLevelType w:val="hybridMultilevel"/>
    <w:tmpl w:val="EB2A2CE0"/>
    <w:lvl w:ilvl="0" w:tplc="09DCB600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2A4E2860"/>
    <w:multiLevelType w:val="hybridMultilevel"/>
    <w:tmpl w:val="662ACD14"/>
    <w:lvl w:ilvl="0" w:tplc="5B36B912">
      <w:start w:val="3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664569"/>
    <w:multiLevelType w:val="hybridMultilevel"/>
    <w:tmpl w:val="7AA45EC0"/>
    <w:lvl w:ilvl="0" w:tplc="8592CEBC">
      <w:start w:val="1"/>
      <w:numFmt w:val="bullet"/>
      <w:lvlText w:val="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54995"/>
    <w:multiLevelType w:val="hybridMultilevel"/>
    <w:tmpl w:val="66D6A610"/>
    <w:lvl w:ilvl="0" w:tplc="326A65AA">
      <w:start w:val="3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1276587"/>
    <w:multiLevelType w:val="hybridMultilevel"/>
    <w:tmpl w:val="6AC69730"/>
    <w:lvl w:ilvl="0" w:tplc="61A465AC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8B3F99"/>
    <w:multiLevelType w:val="hybridMultilevel"/>
    <w:tmpl w:val="6C76832A"/>
    <w:lvl w:ilvl="0" w:tplc="43DE1660">
      <w:start w:val="21"/>
      <w:numFmt w:val="decimal"/>
      <w:lvlText w:val="%1."/>
      <w:lvlJc w:val="left"/>
      <w:pPr>
        <w:ind w:left="8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21" w15:restartNumberingAfterBreak="0">
    <w:nsid w:val="32BB5BB4"/>
    <w:multiLevelType w:val="hybridMultilevel"/>
    <w:tmpl w:val="AD9CB1A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36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27495A"/>
    <w:multiLevelType w:val="hybridMultilevel"/>
    <w:tmpl w:val="B1CED9DE"/>
    <w:lvl w:ilvl="0" w:tplc="97E22B80">
      <w:start w:val="3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610044"/>
    <w:multiLevelType w:val="hybridMultilevel"/>
    <w:tmpl w:val="CB6ECBEC"/>
    <w:lvl w:ilvl="0" w:tplc="B8D204AC">
      <w:start w:val="2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1867EB"/>
    <w:multiLevelType w:val="hybridMultilevel"/>
    <w:tmpl w:val="CFCEBFF4"/>
    <w:lvl w:ilvl="0" w:tplc="F42279A4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6C1CEA"/>
    <w:multiLevelType w:val="hybridMultilevel"/>
    <w:tmpl w:val="F3F8F628"/>
    <w:lvl w:ilvl="0" w:tplc="F766C3BA">
      <w:start w:val="3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F550C7"/>
    <w:multiLevelType w:val="hybridMultilevel"/>
    <w:tmpl w:val="88C6AD16"/>
    <w:lvl w:ilvl="0" w:tplc="FBD6F172">
      <w:start w:val="2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454B23EC"/>
    <w:multiLevelType w:val="multilevel"/>
    <w:tmpl w:val="4D644A9C"/>
    <w:lvl w:ilvl="0">
      <w:start w:val="15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60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8" w15:restartNumberingAfterBreak="0">
    <w:nsid w:val="4DB97651"/>
    <w:multiLevelType w:val="hybridMultilevel"/>
    <w:tmpl w:val="76CA8DC8"/>
    <w:lvl w:ilvl="0" w:tplc="30326494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0F">
      <w:start w:val="1"/>
      <w:numFmt w:val="decimal"/>
      <w:lvlText w:val="%3."/>
      <w:lvlJc w:val="left"/>
      <w:pPr>
        <w:ind w:left="360" w:hanging="36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9" w15:restartNumberingAfterBreak="0">
    <w:nsid w:val="4FC50F38"/>
    <w:multiLevelType w:val="hybridMultilevel"/>
    <w:tmpl w:val="D0F4AC8A"/>
    <w:lvl w:ilvl="0" w:tplc="568EF7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9B6C3F"/>
    <w:multiLevelType w:val="multilevel"/>
    <w:tmpl w:val="DF96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A75757"/>
    <w:multiLevelType w:val="hybridMultilevel"/>
    <w:tmpl w:val="1090DBF2"/>
    <w:lvl w:ilvl="0" w:tplc="A7A26160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7379EB"/>
    <w:multiLevelType w:val="hybridMultilevel"/>
    <w:tmpl w:val="897498B0"/>
    <w:lvl w:ilvl="0" w:tplc="43F699B4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BC1CB1"/>
    <w:multiLevelType w:val="multilevel"/>
    <w:tmpl w:val="D7C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F31A75"/>
    <w:multiLevelType w:val="multilevel"/>
    <w:tmpl w:val="8204476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89735E"/>
    <w:multiLevelType w:val="hybridMultilevel"/>
    <w:tmpl w:val="2A74F32C"/>
    <w:lvl w:ilvl="0" w:tplc="1BC48038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6B47B9"/>
    <w:multiLevelType w:val="multilevel"/>
    <w:tmpl w:val="85B26B50"/>
    <w:lvl w:ilvl="0">
      <w:start w:val="3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6D843338"/>
    <w:multiLevelType w:val="multilevel"/>
    <w:tmpl w:val="D82EE59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2"/>
      <w:numFmt w:val="decimal"/>
      <w:lvlText w:val="%2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6F9F7CB4"/>
    <w:multiLevelType w:val="hybridMultilevel"/>
    <w:tmpl w:val="C9F8C8D0"/>
    <w:lvl w:ilvl="0" w:tplc="5E84438E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37322E"/>
    <w:multiLevelType w:val="hybridMultilevel"/>
    <w:tmpl w:val="AAE826D2"/>
    <w:lvl w:ilvl="0" w:tplc="A8822D66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3740B9"/>
    <w:multiLevelType w:val="hybridMultilevel"/>
    <w:tmpl w:val="51A0E5B0"/>
    <w:lvl w:ilvl="0" w:tplc="80106176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574BA1"/>
    <w:multiLevelType w:val="hybridMultilevel"/>
    <w:tmpl w:val="4E84ABD4"/>
    <w:lvl w:ilvl="0" w:tplc="904A0A6C">
      <w:start w:val="1"/>
      <w:numFmt w:val="bullet"/>
      <w:lvlText w:val=""/>
      <w:lvlJc w:val="left"/>
      <w:pPr>
        <w:ind w:left="85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num w:numId="1" w16cid:durableId="1808038296">
    <w:abstractNumId w:val="8"/>
  </w:num>
  <w:num w:numId="2" w16cid:durableId="394939628">
    <w:abstractNumId w:val="29"/>
  </w:num>
  <w:num w:numId="3" w16cid:durableId="287316182">
    <w:abstractNumId w:val="4"/>
  </w:num>
  <w:num w:numId="4" w16cid:durableId="1387922011">
    <w:abstractNumId w:val="12"/>
  </w:num>
  <w:num w:numId="5" w16cid:durableId="530999856">
    <w:abstractNumId w:val="40"/>
  </w:num>
  <w:num w:numId="6" w16cid:durableId="1467160217">
    <w:abstractNumId w:val="10"/>
  </w:num>
  <w:num w:numId="7" w16cid:durableId="1657806826">
    <w:abstractNumId w:val="0"/>
  </w:num>
  <w:num w:numId="8" w16cid:durableId="1359811429">
    <w:abstractNumId w:val="22"/>
  </w:num>
  <w:num w:numId="9" w16cid:durableId="185753868">
    <w:abstractNumId w:val="32"/>
  </w:num>
  <w:num w:numId="10" w16cid:durableId="445925344">
    <w:abstractNumId w:val="11"/>
  </w:num>
  <w:num w:numId="11" w16cid:durableId="1393700110">
    <w:abstractNumId w:val="17"/>
  </w:num>
  <w:num w:numId="12" w16cid:durableId="2145388113">
    <w:abstractNumId w:val="38"/>
  </w:num>
  <w:num w:numId="13" w16cid:durableId="970938302">
    <w:abstractNumId w:val="35"/>
  </w:num>
  <w:num w:numId="14" w16cid:durableId="1408842971">
    <w:abstractNumId w:val="31"/>
  </w:num>
  <w:num w:numId="15" w16cid:durableId="1563978066">
    <w:abstractNumId w:val="20"/>
  </w:num>
  <w:num w:numId="16" w16cid:durableId="1667829291">
    <w:abstractNumId w:val="41"/>
  </w:num>
  <w:num w:numId="17" w16cid:durableId="707728945">
    <w:abstractNumId w:val="13"/>
  </w:num>
  <w:num w:numId="18" w16cid:durableId="1078330863">
    <w:abstractNumId w:val="1"/>
  </w:num>
  <w:num w:numId="19" w16cid:durableId="1769546321">
    <w:abstractNumId w:val="15"/>
  </w:num>
  <w:num w:numId="20" w16cid:durableId="313028630">
    <w:abstractNumId w:val="7"/>
  </w:num>
  <w:num w:numId="21" w16cid:durableId="504712817">
    <w:abstractNumId w:val="5"/>
  </w:num>
  <w:num w:numId="22" w16cid:durableId="869729046">
    <w:abstractNumId w:val="33"/>
  </w:num>
  <w:num w:numId="23" w16cid:durableId="66461049">
    <w:abstractNumId w:val="2"/>
  </w:num>
  <w:num w:numId="24" w16cid:durableId="41254034">
    <w:abstractNumId w:val="30"/>
  </w:num>
  <w:num w:numId="25" w16cid:durableId="2073196062">
    <w:abstractNumId w:val="19"/>
  </w:num>
  <w:num w:numId="26" w16cid:durableId="2013486662">
    <w:abstractNumId w:val="39"/>
  </w:num>
  <w:num w:numId="27" w16cid:durableId="201671322">
    <w:abstractNumId w:val="28"/>
  </w:num>
  <w:num w:numId="28" w16cid:durableId="321936491">
    <w:abstractNumId w:val="26"/>
  </w:num>
  <w:num w:numId="29" w16cid:durableId="242180510">
    <w:abstractNumId w:val="24"/>
  </w:num>
  <w:num w:numId="30" w16cid:durableId="1419869808">
    <w:abstractNumId w:val="21"/>
  </w:num>
  <w:num w:numId="31" w16cid:durableId="13043576">
    <w:abstractNumId w:val="18"/>
  </w:num>
  <w:num w:numId="32" w16cid:durableId="93090809">
    <w:abstractNumId w:val="6"/>
  </w:num>
  <w:num w:numId="33" w16cid:durableId="1884517636">
    <w:abstractNumId w:val="34"/>
  </w:num>
  <w:num w:numId="34" w16cid:durableId="754400500">
    <w:abstractNumId w:val="16"/>
  </w:num>
  <w:num w:numId="35" w16cid:durableId="921336066">
    <w:abstractNumId w:val="36"/>
  </w:num>
  <w:num w:numId="36" w16cid:durableId="561605069">
    <w:abstractNumId w:val="25"/>
  </w:num>
  <w:num w:numId="37" w16cid:durableId="1095859745">
    <w:abstractNumId w:val="14"/>
  </w:num>
  <w:num w:numId="38" w16cid:durableId="2103449221">
    <w:abstractNumId w:val="9"/>
  </w:num>
  <w:num w:numId="39" w16cid:durableId="384331624">
    <w:abstractNumId w:val="23"/>
  </w:num>
  <w:num w:numId="40" w16cid:durableId="924612852">
    <w:abstractNumId w:val="37"/>
  </w:num>
  <w:num w:numId="41" w16cid:durableId="325398158">
    <w:abstractNumId w:val="27"/>
  </w:num>
  <w:num w:numId="42" w16cid:durableId="1693803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35"/>
    <w:rsid w:val="00147F20"/>
    <w:rsid w:val="002434EF"/>
    <w:rsid w:val="003C0235"/>
    <w:rsid w:val="005360C4"/>
    <w:rsid w:val="006061FD"/>
    <w:rsid w:val="00645302"/>
    <w:rsid w:val="007249F1"/>
    <w:rsid w:val="00802D71"/>
    <w:rsid w:val="008A0429"/>
    <w:rsid w:val="00950F25"/>
    <w:rsid w:val="00B50805"/>
    <w:rsid w:val="00D26305"/>
    <w:rsid w:val="00DC4FE0"/>
    <w:rsid w:val="00E9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6A29"/>
  <w15:chartTrackingRefBased/>
  <w15:docId w15:val="{ACB66489-2A13-41AB-9F00-1059E7C3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235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0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rsid w:val="003C0235"/>
    <w:pPr>
      <w:ind w:left="720"/>
      <w:contextualSpacing/>
    </w:pPr>
  </w:style>
  <w:style w:type="paragraph" w:customStyle="1" w:styleId="mab5">
    <w:name w:val="mab5"/>
    <w:basedOn w:val="Normal"/>
    <w:rsid w:val="003C0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C0235"/>
    <w:pPr>
      <w:widowControl w:val="0"/>
      <w:autoSpaceDE w:val="0"/>
      <w:autoSpaceDN w:val="0"/>
      <w:spacing w:before="94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C023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C0235"/>
    <w:rPr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3C0235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3C0235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3C0235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12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4802</Words>
  <Characters>27377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kim cẩm</dc:creator>
  <cp:keywords/>
  <dc:description/>
  <cp:lastModifiedBy>nguyễn thị kim cẩm</cp:lastModifiedBy>
  <cp:revision>2</cp:revision>
  <dcterms:created xsi:type="dcterms:W3CDTF">2026-05-23T04:25:00Z</dcterms:created>
  <dcterms:modified xsi:type="dcterms:W3CDTF">2026-05-23T04:25:00Z</dcterms:modified>
</cp:coreProperties>
</file>