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56E68" w14:textId="772AACA2" w:rsidR="00D26305" w:rsidRDefault="00D26305" w:rsidP="00D26305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>OVERALL TEST REVISION</w:t>
      </w:r>
    </w:p>
    <w:p w14:paraId="342E8AC3" w14:textId="6303000A" w:rsidR="003C0235" w:rsidRPr="00D26305" w:rsidRDefault="003C0235" w:rsidP="00D26305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lang w:bidi="en-US"/>
        </w:rPr>
        <w:t>WRITING</w:t>
      </w:r>
    </w:p>
    <w:p w14:paraId="788E372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lang w:bidi="en-US"/>
        </w:rPr>
        <w:t>Section I. Complete each of the following sentences in such a way that it is as similar as possible in meaning to the original sentence.</w:t>
      </w:r>
    </w:p>
    <w:p w14:paraId="02E6A49E" w14:textId="77777777" w:rsidR="003C0235" w:rsidRPr="00D26305" w:rsidRDefault="003C0235" w:rsidP="003C023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I regret that she didn’t give me a chance to tell her the truth.</w:t>
      </w:r>
    </w:p>
    <w:p w14:paraId="654605F5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I wish ____________________________________________________</w:t>
      </w:r>
    </w:p>
    <w:p w14:paraId="4A5F6990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/>
          <w:color w:val="000000"/>
          <w:sz w:val="28"/>
          <w:szCs w:val="28"/>
        </w:rPr>
      </w:pPr>
      <w:ins w:id="0" w:author="Author">
        <w:r w:rsidRPr="00D26305">
          <w:rPr>
            <w:i/>
            <w:color w:val="000000"/>
            <w:sz w:val="28"/>
            <w:szCs w:val="28"/>
          </w:rPr>
          <w:t>I wish she had given me a chance to tell her the truth</w:t>
        </w:r>
      </w:ins>
    </w:p>
    <w:p w14:paraId="496196D3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2. Natalie studied physics at the University of California. Then she became a staff writer for Live Science. (before)</w:t>
      </w:r>
    </w:p>
    <w:p w14:paraId="3FE3EA81" w14:textId="77777777" w:rsidR="003C0235" w:rsidRPr="00D26305" w:rsidRDefault="003C0235" w:rsidP="003C0235">
      <w:pPr>
        <w:pStyle w:val="NormalWeb"/>
        <w:spacing w:after="0"/>
        <w:jc w:val="both"/>
        <w:rPr>
          <w:ins w:id="1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Natalie ____________________________________</w:t>
      </w:r>
    </w:p>
    <w:p w14:paraId="25A82624" w14:textId="3712F71A" w:rsidR="003C0235" w:rsidRPr="00D26305" w:rsidRDefault="003C0235" w:rsidP="003C0235">
      <w:pPr>
        <w:pStyle w:val="NormalWeb"/>
        <w:spacing w:after="0"/>
        <w:jc w:val="both"/>
        <w:rPr>
          <w:i/>
          <w:color w:val="000000"/>
          <w:sz w:val="28"/>
          <w:szCs w:val="28"/>
        </w:rPr>
      </w:pPr>
      <w:ins w:id="2" w:author="Author">
        <w:r w:rsidRPr="00D26305">
          <w:rPr>
            <w:i/>
            <w:color w:val="000000"/>
            <w:sz w:val="28"/>
            <w:szCs w:val="28"/>
            <w:highlight w:val="yellow"/>
          </w:rPr>
          <w:t xml:space="preserve">Natalie had </w:t>
        </w:r>
        <w:r w:rsidR="005A0878" w:rsidRPr="00D26305">
          <w:rPr>
            <w:i/>
            <w:color w:val="000000"/>
            <w:sz w:val="28"/>
            <w:szCs w:val="28"/>
            <w:highlight w:val="yellow"/>
          </w:rPr>
          <w:t>studied physics a</w:t>
        </w:r>
      </w:ins>
      <w:r w:rsidR="005A0878">
        <w:rPr>
          <w:i/>
          <w:color w:val="000000"/>
          <w:sz w:val="28"/>
          <w:szCs w:val="28"/>
          <w:highlight w:val="yellow"/>
        </w:rPr>
        <w:t>t</w:t>
      </w:r>
      <w:ins w:id="3" w:author="Author">
        <w:r w:rsidR="005A0878" w:rsidRPr="00D26305">
          <w:rPr>
            <w:i/>
            <w:color w:val="000000"/>
            <w:sz w:val="28"/>
            <w:szCs w:val="28"/>
            <w:highlight w:val="yellow"/>
          </w:rPr>
          <w:t xml:space="preserve"> the University of California</w:t>
        </w:r>
      </w:ins>
      <w:r w:rsidR="005A0878" w:rsidRPr="00D26305">
        <w:rPr>
          <w:i/>
          <w:color w:val="000000"/>
          <w:sz w:val="28"/>
          <w:szCs w:val="28"/>
          <w:highlight w:val="yellow"/>
        </w:rPr>
        <w:t xml:space="preserve"> </w:t>
      </w:r>
      <w:ins w:id="4" w:author="Author">
        <w:r w:rsidRPr="00D26305">
          <w:rPr>
            <w:i/>
            <w:color w:val="000000"/>
            <w:sz w:val="28"/>
            <w:szCs w:val="28"/>
            <w:highlight w:val="yellow"/>
          </w:rPr>
          <w:t xml:space="preserve">before she </w:t>
        </w:r>
        <w:r w:rsidR="005A0878" w:rsidRPr="00D26305">
          <w:rPr>
            <w:i/>
            <w:color w:val="000000"/>
            <w:sz w:val="28"/>
            <w:szCs w:val="28"/>
            <w:highlight w:val="yellow"/>
          </w:rPr>
          <w:t>bec</w:t>
        </w:r>
      </w:ins>
      <w:r w:rsidR="005A0878">
        <w:rPr>
          <w:i/>
          <w:color w:val="000000"/>
          <w:sz w:val="28"/>
          <w:szCs w:val="28"/>
          <w:highlight w:val="yellow"/>
        </w:rPr>
        <w:t>a</w:t>
      </w:r>
      <w:ins w:id="5" w:author="Author">
        <w:r w:rsidR="005A0878" w:rsidRPr="00D26305">
          <w:rPr>
            <w:i/>
            <w:color w:val="000000"/>
            <w:sz w:val="28"/>
            <w:szCs w:val="28"/>
            <w:highlight w:val="yellow"/>
          </w:rPr>
          <w:t>me a staff writer for Live Science</w:t>
        </w:r>
      </w:ins>
    </w:p>
    <w:p w14:paraId="3ECBED4C" w14:textId="77777777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Matt last wrote to his pen pal ten months ago.</w:t>
      </w:r>
    </w:p>
    <w:p w14:paraId="305B5B9F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6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Matt</w:t>
      </w:r>
    </w:p>
    <w:p w14:paraId="3BD6A28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ins w:id="7" w:author="Author">
        <w:r w:rsidRPr="008A0429">
          <w:rPr>
            <w:iCs/>
            <w:color w:val="000000"/>
            <w:sz w:val="28"/>
            <w:szCs w:val="28"/>
            <w:highlight w:val="yellow"/>
          </w:rPr>
          <w:t>Matt hasn’t written to his pen pal for ten months</w:t>
        </w:r>
      </w:ins>
    </w:p>
    <w:p w14:paraId="3425DEA0" w14:textId="77777777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If you work hard, you will find it easy to get good marks.</w:t>
      </w:r>
    </w:p>
    <w:p w14:paraId="2BDA61D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8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The harder______________________________________________</w:t>
      </w:r>
    </w:p>
    <w:p w14:paraId="73E8340B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ins w:id="9" w:author="Author">
        <w:r w:rsidRPr="008A0429">
          <w:rPr>
            <w:iCs/>
            <w:color w:val="000000"/>
            <w:sz w:val="28"/>
            <w:szCs w:val="28"/>
            <w:highlight w:val="yellow"/>
          </w:rPr>
          <w:t>The harder you work, the easier you will find it to get good marks</w:t>
        </w:r>
      </w:ins>
    </w:p>
    <w:p w14:paraId="2E217A04" w14:textId="77777777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 xml:space="preserve"> He studied diligently. He wanted to pass the final exams with flying colors.(so that)</w:t>
      </w:r>
    </w:p>
    <w:p w14:paraId="5552B435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10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He ___________________________________________________</w:t>
      </w:r>
    </w:p>
    <w:p w14:paraId="60D83D6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ins w:id="11" w:author="Author">
        <w:r w:rsidRPr="008A0429">
          <w:rPr>
            <w:iCs/>
            <w:color w:val="000000"/>
            <w:sz w:val="28"/>
            <w:szCs w:val="28"/>
            <w:highlight w:val="yellow"/>
          </w:rPr>
          <w:t>He studied diligently so that he could pass the final exams with flying colors</w:t>
        </w:r>
      </w:ins>
    </w:p>
    <w:p w14:paraId="62B884B0" w14:textId="77777777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I didn’t understand the lesson until my teacher explained it again.</w:t>
      </w:r>
      <w:r w:rsidRPr="00D26305">
        <w:rPr>
          <w:rFonts w:ascii="Times New Roman" w:hAnsi="Times New Roman" w:cs="Times New Roman"/>
          <w:bCs/>
          <w:iCs/>
          <w:sz w:val="28"/>
          <w:szCs w:val="28"/>
        </w:rPr>
        <w:br/>
        <w:t>→ Not until ______________________________________________</w:t>
      </w:r>
    </w:p>
    <w:p w14:paraId="5BC73FD5" w14:textId="77777777" w:rsidR="003C0235" w:rsidRPr="00D26305" w:rsidRDefault="003C0235" w:rsidP="003C0235">
      <w:pPr>
        <w:rPr>
          <w:rFonts w:ascii="Times New Roman" w:hAnsi="Times New Roman" w:cs="Times New Roman"/>
          <w:b/>
          <w:i/>
          <w:sz w:val="28"/>
          <w:szCs w:val="28"/>
        </w:rPr>
      </w:pPr>
      <w:ins w:id="12" w:author="Author">
        <w:r w:rsidRPr="00D26305">
          <w:rPr>
            <w:rFonts w:ascii="Times New Roman" w:hAnsi="Times New Roman" w:cs="Times New Roman"/>
            <w:b/>
            <w:i/>
            <w:sz w:val="28"/>
            <w:szCs w:val="28"/>
          </w:rPr>
          <w:t>Not until my teacher explained the lesson again did I understand it</w:t>
        </w:r>
      </w:ins>
    </w:p>
    <w:p w14:paraId="05E8BDCD" w14:textId="77777777" w:rsidR="003C0235" w:rsidRPr="00D26305" w:rsidRDefault="003C0235" w:rsidP="003C0235">
      <w:pPr>
        <w:pStyle w:val="ListParagraph"/>
        <w:ind w:left="360"/>
        <w:rPr>
          <w:rFonts w:ascii="Times New Roman" w:hAnsi="Times New Roman" w:cs="Times New Roman"/>
          <w:b/>
          <w:i/>
          <w:sz w:val="28"/>
          <w:szCs w:val="28"/>
        </w:rPr>
      </w:pPr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S +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trợ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động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từ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+ not + V + until + (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thời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gian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>/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mệnh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đề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4CC618C5" w14:textId="77777777" w:rsidR="003C0235" w:rsidRPr="00D26305" w:rsidRDefault="003C0235" w:rsidP="003C0235">
      <w:pPr>
        <w:pStyle w:val="ListParagraph"/>
        <w:ind w:left="360"/>
        <w:rPr>
          <w:rFonts w:ascii="Times New Roman" w:hAnsi="Times New Roman" w:cs="Times New Roman"/>
          <w:b/>
          <w:i/>
          <w:sz w:val="28"/>
          <w:szCs w:val="28"/>
        </w:rPr>
      </w:pPr>
      <w:r w:rsidRPr="00D26305">
        <w:rPr>
          <w:rFonts w:ascii="Times New Roman" w:hAnsi="Times New Roman" w:cs="Times New Roman"/>
          <w:b/>
          <w:i/>
          <w:sz w:val="28"/>
          <w:szCs w:val="28"/>
        </w:rPr>
        <w:t>=&gt;Not until + (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thời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gian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>/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mệnh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đề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) +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Trợ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động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6305">
        <w:rPr>
          <w:rFonts w:ascii="Times New Roman" w:hAnsi="Times New Roman" w:cs="Times New Roman"/>
          <w:b/>
          <w:i/>
          <w:sz w:val="28"/>
          <w:szCs w:val="28"/>
        </w:rPr>
        <w:t>từ</w:t>
      </w:r>
      <w:proofErr w:type="spellEnd"/>
      <w:r w:rsidRPr="00D26305">
        <w:rPr>
          <w:rFonts w:ascii="Times New Roman" w:hAnsi="Times New Roman" w:cs="Times New Roman"/>
          <w:b/>
          <w:i/>
          <w:sz w:val="28"/>
          <w:szCs w:val="28"/>
        </w:rPr>
        <w:t xml:space="preserve"> + S + V.</w:t>
      </w:r>
    </w:p>
    <w:p w14:paraId="66B1195A" w14:textId="77777777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The students spent ten minutes waiting for their bus.</w:t>
      </w:r>
    </w:p>
    <w:p w14:paraId="33267F17" w14:textId="77777777" w:rsidR="003C0235" w:rsidRDefault="003C0235" w:rsidP="003C0235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=&gt; It ______________________________________________________________</w:t>
      </w:r>
    </w:p>
    <w:p w14:paraId="05C0B155" w14:textId="5EC906EF" w:rsidR="008A0429" w:rsidRPr="00D26305" w:rsidRDefault="008A0429" w:rsidP="003C0235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8A042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It takes the students ten minutes to wait for their bus</w:t>
      </w:r>
    </w:p>
    <w:p w14:paraId="66E676AF" w14:textId="77777777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 xml:space="preserve"> “ What about teaching the children how to cope with an emergency?” said, Mrs. Thu.</w:t>
      </w:r>
    </w:p>
    <w:p w14:paraId="326415E8" w14:textId="77777777" w:rsidR="003C0235" w:rsidRPr="00D26305" w:rsidRDefault="003C0235" w:rsidP="003C0235">
      <w:pPr>
        <w:rPr>
          <w:ins w:id="13" w:author="Author"/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=&gt; Mrs. Thu suggested that the children ____________________________________</w:t>
      </w:r>
    </w:p>
    <w:p w14:paraId="44A92233" w14:textId="77777777" w:rsidR="003C0235" w:rsidRPr="00D26305" w:rsidRDefault="003C0235" w:rsidP="003C0235">
      <w:pPr>
        <w:rPr>
          <w:rFonts w:ascii="Times New Roman" w:hAnsi="Times New Roman" w:cs="Times New Roman"/>
          <w:bCs/>
          <w:iCs/>
          <w:sz w:val="28"/>
          <w:szCs w:val="28"/>
        </w:rPr>
      </w:pPr>
      <w:ins w:id="14" w:author="Author">
        <w:r w:rsidRPr="008A0429">
          <w:rPr>
            <w:rFonts w:ascii="Times New Roman" w:hAnsi="Times New Roman" w:cs="Times New Roman"/>
            <w:bCs/>
            <w:iCs/>
            <w:sz w:val="28"/>
            <w:szCs w:val="28"/>
            <w:highlight w:val="yellow"/>
          </w:rPr>
          <w:t>Mrs. Thu suggested that the children should be taught how to cope with an emergency.</w:t>
        </w:r>
      </w:ins>
    </w:p>
    <w:p w14:paraId="2791CBDB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lastRenderedPageBreak/>
        <w:t>His English is not good enough to study space science.</w:t>
      </w:r>
    </w:p>
    <w:p w14:paraId="1F46556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He wishes______________________________________________</w:t>
      </w:r>
    </w:p>
    <w:p w14:paraId="6847C0F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He wishes his English was/were good enough to study space science.</w:t>
      </w:r>
    </w:p>
    <w:p w14:paraId="23C19393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He wasn’t wearing a coat although it was quite cold.</w:t>
      </w:r>
    </w:p>
    <w:p w14:paraId="544746D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Despite _______________________________________________</w:t>
      </w:r>
    </w:p>
    <w:p w14:paraId="4D74A6A7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Despite the cold, he wasn’t wearing a coat</w:t>
      </w:r>
    </w:p>
    <w:p w14:paraId="0F2A2FA2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Tim started taking piano lessons two years ago.</w:t>
      </w:r>
    </w:p>
    <w:p w14:paraId="607220F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Tim has _______________________________________________</w:t>
      </w:r>
    </w:p>
    <w:p w14:paraId="15673F4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Tim has taken/ has been taking piano lessons for two years.</w:t>
      </w:r>
    </w:p>
    <w:p w14:paraId="34F4672F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Tom was so busy that he could not talk to me.</w:t>
      </w:r>
    </w:p>
    <w:p w14:paraId="1F27335E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Tom was too ___________________________________________</w:t>
      </w:r>
    </w:p>
    <w:p w14:paraId="3DEA66F4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Tom was too busy to talk to me.</w:t>
      </w:r>
    </w:p>
    <w:p w14:paraId="647C7541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woman called the police. Her house was broken into.</w:t>
      </w:r>
    </w:p>
    <w:p w14:paraId="15AB3DE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The woman_______________________________________________</w:t>
      </w:r>
    </w:p>
    <w:p w14:paraId="65732B2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The woman whose house was broken into called the police.</w:t>
      </w:r>
    </w:p>
    <w:p w14:paraId="0E4B3549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. I’d rather read books than watch movies.</w:t>
      </w:r>
    </w:p>
    <w:p w14:paraId="7647FB3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 prefer _________________________________________________</w:t>
      </w:r>
    </w:p>
    <w:p w14:paraId="427E95E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prefer reading books to watching movies.</w:t>
      </w:r>
    </w:p>
    <w:p w14:paraId="0D4975B2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After Mr. Smith retires, his son will be responsible for the company. (take charge of)</w:t>
      </w:r>
    </w:p>
    <w:p w14:paraId="5634D8A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=&gt;________________________________________________________</w:t>
      </w:r>
    </w:p>
    <w:p w14:paraId="4469225D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After Mr. Smith retires, his son will take charge of the company.</w:t>
      </w:r>
    </w:p>
    <w:p w14:paraId="1058287F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“ Why don’t we have a picnic next Saturday?” said Lisa.</w:t>
      </w:r>
    </w:p>
    <w:p w14:paraId="21165A6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Lisa suggested_____________________________________________</w:t>
      </w:r>
    </w:p>
    <w:p w14:paraId="71968864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Lisa suggested having a picnic the following Saturday.</w:t>
      </w:r>
    </w:p>
    <w:p w14:paraId="36FB4AE8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“Don’t forget to bring your passports with you when you go abroad.”</w:t>
      </w:r>
    </w:p>
    <w:p w14:paraId="61757361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 xml:space="preserve">=&gt; </w:t>
      </w:r>
      <w:r w:rsidRPr="00D26305">
        <w:rPr>
          <w:sz w:val="28"/>
          <w:szCs w:val="28"/>
        </w:rPr>
        <w:t xml:space="preserve">She reminded  </w:t>
      </w:r>
      <w:r w:rsidRPr="00D26305">
        <w:rPr>
          <w:color w:val="333333"/>
          <w:kern w:val="36"/>
          <w:sz w:val="28"/>
          <w:szCs w:val="28"/>
        </w:rPr>
        <w:t>__________________________________________________</w:t>
      </w:r>
    </w:p>
    <w:p w14:paraId="046AC266" w14:textId="2DB5786F" w:rsidR="008A0429" w:rsidRPr="008A0429" w:rsidRDefault="008A0429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b/>
          <w:bCs/>
          <w:kern w:val="36"/>
          <w:sz w:val="28"/>
          <w:szCs w:val="28"/>
        </w:rPr>
      </w:pPr>
      <w:r w:rsidRPr="008A0429">
        <w:rPr>
          <w:b/>
          <w:bCs/>
          <w:kern w:val="36"/>
          <w:sz w:val="28"/>
          <w:szCs w:val="28"/>
          <w:highlight w:val="yellow"/>
        </w:rPr>
        <w:t>She remined me to bring my passports with me when I went abroad</w:t>
      </w:r>
    </w:p>
    <w:p w14:paraId="71D84CEB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Smoking is not allowed in the ward</w:t>
      </w:r>
    </w:p>
    <w:p w14:paraId="120BB6CE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>=&gt;</w:t>
      </w:r>
      <w:r w:rsidRPr="00D26305">
        <w:rPr>
          <w:sz w:val="28"/>
          <w:szCs w:val="28"/>
        </w:rPr>
        <w:t xml:space="preserve"> Would you  </w:t>
      </w:r>
      <w:r w:rsidRPr="00D26305">
        <w:rPr>
          <w:color w:val="333333"/>
          <w:kern w:val="36"/>
          <w:sz w:val="28"/>
          <w:szCs w:val="28"/>
        </w:rPr>
        <w:t>__________________________________________________</w:t>
      </w:r>
    </w:p>
    <w:p w14:paraId="3AFC58A7" w14:textId="13776DC2" w:rsidR="008A0429" w:rsidRPr="008A0429" w:rsidRDefault="008A0429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b/>
          <w:bCs/>
          <w:color w:val="333333"/>
          <w:kern w:val="36"/>
          <w:sz w:val="28"/>
          <w:szCs w:val="28"/>
        </w:rPr>
      </w:pPr>
      <w:r w:rsidRPr="008A0429">
        <w:rPr>
          <w:b/>
          <w:bCs/>
          <w:color w:val="333333"/>
          <w:kern w:val="36"/>
          <w:sz w:val="28"/>
          <w:szCs w:val="28"/>
        </w:rPr>
        <w:t>Would you mind not smoking in the ward?</w:t>
      </w:r>
    </w:p>
    <w:p w14:paraId="6670B1CF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He failed the exam because of his laziness</w:t>
      </w:r>
      <w:r w:rsidRPr="00D26305">
        <w:rPr>
          <w:color w:val="333333"/>
          <w:kern w:val="36"/>
          <w:sz w:val="28"/>
          <w:szCs w:val="28"/>
        </w:rPr>
        <w:t>.</w:t>
      </w:r>
    </w:p>
    <w:p w14:paraId="0C623C27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 xml:space="preserve">=&gt; </w:t>
      </w:r>
      <w:r w:rsidRPr="00D26305">
        <w:rPr>
          <w:sz w:val="28"/>
          <w:szCs w:val="28"/>
        </w:rPr>
        <w:t xml:space="preserve">Because he </w:t>
      </w:r>
      <w:r w:rsidRPr="00D26305">
        <w:rPr>
          <w:color w:val="333333"/>
          <w:kern w:val="36"/>
          <w:sz w:val="28"/>
          <w:szCs w:val="28"/>
        </w:rPr>
        <w:t>__________________________________________________</w:t>
      </w:r>
    </w:p>
    <w:p w14:paraId="724FBA07" w14:textId="41738835" w:rsidR="008A0429" w:rsidRPr="008A0429" w:rsidRDefault="008A0429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kern w:val="36"/>
          <w:sz w:val="28"/>
          <w:szCs w:val="28"/>
        </w:rPr>
      </w:pPr>
      <w:r w:rsidRPr="008A0429">
        <w:rPr>
          <w:kern w:val="36"/>
          <w:sz w:val="28"/>
          <w:szCs w:val="28"/>
          <w:highlight w:val="yellow"/>
        </w:rPr>
        <w:t>Because he was lazy, he failed the exam.</w:t>
      </w:r>
    </w:p>
    <w:p w14:paraId="2FAA5180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  <w:lang w:bidi="en-GB"/>
        </w:rPr>
        <w:t>The girl is my younger sister. You talked to her yesterday.</w:t>
      </w:r>
    </w:p>
    <w:p w14:paraId="34057138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  <w:lang w:bidi="en-GB"/>
        </w:rPr>
        <w:t>=&gt; The girl _____________________________________________________________</w:t>
      </w:r>
    </w:p>
    <w:p w14:paraId="2EE6A802" w14:textId="49B825A7" w:rsidR="008A0429" w:rsidRPr="00D26305" w:rsidRDefault="008A0429" w:rsidP="003C0235">
      <w:pPr>
        <w:pStyle w:val="mab5"/>
        <w:spacing w:before="0" w:beforeAutospacing="0" w:after="0" w:afterAutospacing="0" w:line="276" w:lineRule="auto"/>
        <w:rPr>
          <w:sz w:val="28"/>
          <w:szCs w:val="28"/>
        </w:rPr>
      </w:pPr>
      <w:r w:rsidRPr="008A0429">
        <w:rPr>
          <w:sz w:val="28"/>
          <w:szCs w:val="28"/>
          <w:highlight w:val="yellow"/>
          <w:lang w:bidi="en-GB"/>
        </w:rPr>
        <w:t>The girl who you talked to yesterday is my young sister</w:t>
      </w:r>
    </w:p>
    <w:p w14:paraId="4FD54364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have never sung in front of such an excited audience before.</w:t>
      </w:r>
    </w:p>
    <w:p w14:paraId="43872932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t>→ It's the first time</w:t>
      </w:r>
      <w:r w:rsidRPr="00D26305">
        <w:rPr>
          <w:sz w:val="28"/>
          <w:szCs w:val="28"/>
          <w:lang w:bidi="en-GB"/>
        </w:rPr>
        <w:t>____________________________________________________________</w:t>
      </w:r>
    </w:p>
    <w:p w14:paraId="05177047" w14:textId="4EC7AD4F" w:rsidR="008A0429" w:rsidRPr="00D26305" w:rsidRDefault="008A0429" w:rsidP="003C0235">
      <w:pPr>
        <w:pStyle w:val="mab5"/>
        <w:spacing w:before="0" w:beforeAutospacing="0" w:after="0" w:afterAutospacing="0" w:line="276" w:lineRule="auto"/>
        <w:rPr>
          <w:sz w:val="28"/>
          <w:szCs w:val="28"/>
        </w:rPr>
      </w:pPr>
      <w:r w:rsidRPr="008A0429">
        <w:rPr>
          <w:sz w:val="28"/>
          <w:szCs w:val="28"/>
          <w:highlight w:val="yellow"/>
          <w:lang w:bidi="en-GB"/>
        </w:rPr>
        <w:t xml:space="preserve">It’s the first time I have sung in front of </w:t>
      </w:r>
      <w:r w:rsidRPr="008A0429">
        <w:rPr>
          <w:sz w:val="28"/>
          <w:szCs w:val="28"/>
          <w:highlight w:val="yellow"/>
        </w:rPr>
        <w:t>such an excited audience</w:t>
      </w:r>
    </w:p>
    <w:p w14:paraId="33444326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lastRenderedPageBreak/>
        <w:t>Despite working hard, he can't support his large family.</w:t>
      </w:r>
    </w:p>
    <w:p w14:paraId="7665BD0B" w14:textId="77777777" w:rsidR="008A0429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t>→ Although.</w:t>
      </w:r>
      <w:r w:rsidRPr="00D26305">
        <w:rPr>
          <w:sz w:val="28"/>
          <w:szCs w:val="28"/>
          <w:lang w:bidi="en-GB"/>
        </w:rPr>
        <w:t xml:space="preserve"> ___________________________________________________________</w:t>
      </w:r>
    </w:p>
    <w:p w14:paraId="5CD0D66E" w14:textId="628C14C7" w:rsidR="003C0235" w:rsidRPr="008A0429" w:rsidRDefault="008A0429" w:rsidP="003C0235">
      <w:pPr>
        <w:pStyle w:val="mab5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8A0429">
        <w:rPr>
          <w:b/>
          <w:bCs/>
          <w:sz w:val="28"/>
          <w:szCs w:val="28"/>
          <w:highlight w:val="yellow"/>
        </w:rPr>
        <w:t>Although he works hard, he can’t support his large family.</w:t>
      </w:r>
    </w:p>
    <w:p w14:paraId="52BF1AB1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Going swimming in the river in the summer is interesting.</w:t>
      </w:r>
    </w:p>
    <w:p w14:paraId="086FE540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sym w:font="Wingdings" w:char="F0E0"/>
      </w:r>
      <w:r w:rsidRPr="00D26305">
        <w:rPr>
          <w:sz w:val="28"/>
          <w:szCs w:val="28"/>
        </w:rPr>
        <w:t xml:space="preserve"> It</w:t>
      </w:r>
      <w:r w:rsidRPr="00D26305">
        <w:rPr>
          <w:sz w:val="28"/>
          <w:szCs w:val="28"/>
          <w:lang w:bidi="en-GB"/>
        </w:rPr>
        <w:t>____________________________________________________________</w:t>
      </w:r>
    </w:p>
    <w:p w14:paraId="08E7F6DA" w14:textId="764672C0" w:rsidR="008A0429" w:rsidRPr="008A0429" w:rsidRDefault="008A0429" w:rsidP="003C0235">
      <w:pPr>
        <w:pStyle w:val="mab5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8A0429">
        <w:rPr>
          <w:b/>
          <w:bCs/>
          <w:sz w:val="28"/>
          <w:szCs w:val="28"/>
          <w:highlight w:val="yellow"/>
          <w:lang w:bidi="en-GB"/>
        </w:rPr>
        <w:t>It is interesting to go swimming in the river in the summer.</w:t>
      </w:r>
    </w:p>
    <w:p w14:paraId="09385A03" w14:textId="6529103D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This electronic device is very user-friendly; even seniors can master it quickly. </w:t>
      </w:r>
    </w:p>
    <w:p w14:paraId="51E1E12E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This electronic device is user-friendly enough __________________________________</w:t>
      </w:r>
    </w:p>
    <w:p w14:paraId="61889579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This electronic device is user-friendly enough for seniors to master quickly</w:t>
      </w:r>
    </w:p>
    <w:p w14:paraId="4FDB3526" w14:textId="5D145E28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My brother was researching natural wonders of the world when I entered his room. </w:t>
      </w:r>
    </w:p>
    <w:p w14:paraId="2792C5C1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While my brother ___________________________________________________________</w:t>
      </w:r>
    </w:p>
    <w:p w14:paraId="44B93383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While my brother was researching natural wonders of the world, I entered his room</w:t>
      </w:r>
    </w:p>
    <w:p w14:paraId="0FF9FD7D" w14:textId="1589309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"You should choose a job that matches your personal interests," Sarah told me. </w:t>
      </w:r>
    </w:p>
    <w:p w14:paraId="047E502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Sarah advised that __________________________________________________________</w:t>
      </w:r>
    </w:p>
    <w:p w14:paraId="7CD65E74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Sarah advised that I should choose a job that matches my personal interests</w:t>
      </w:r>
    </w:p>
    <w:p w14:paraId="46F28A5E" w14:textId="5712788C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Local communities in this remote area don't have access to high-speed internet. </w:t>
      </w:r>
    </w:p>
    <w:p w14:paraId="61B3064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We wish __________________________________________________________________</w:t>
      </w:r>
    </w:p>
    <w:p w14:paraId="2C057CC2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We wish local communities in this remote area had access to high-speed internet</w:t>
      </w:r>
    </w:p>
    <w:p w14:paraId="698FEE93" w14:textId="438CB63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Duong prepared very carefully for her speaking test, but she still felt quite nervous. </w:t>
      </w:r>
    </w:p>
    <w:p w14:paraId="51C05DE9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Although __________________________________________________________________</w:t>
      </w:r>
    </w:p>
    <w:p w14:paraId="5BDF8BAF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Although Duong prepared very carefully for her speaking test, she still felt quite nervous</w:t>
      </w:r>
    </w:p>
    <w:p w14:paraId="29FEA2D3" w14:textId="35A1528C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"What subjects are you planning to choose for your future career, Tra My?" asked teacher Sarah. </w:t>
      </w:r>
    </w:p>
    <w:p w14:paraId="28B941D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Teacher Sarah asked Tra My _________________________________________________</w:t>
      </w:r>
    </w:p>
    <w:p w14:paraId="66205A27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Teacher Sarah asked Tra My what subjects she was planning to choose for her future career</w:t>
      </w:r>
    </w:p>
    <w:p w14:paraId="022F8415" w14:textId="3174CBB4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Ha </w:t>
      </w:r>
      <w:proofErr w:type="spellStart"/>
      <w:r w:rsidRPr="008A0429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8A0429">
        <w:rPr>
          <w:rFonts w:ascii="Times New Roman" w:hAnsi="Times New Roman" w:cs="Times New Roman"/>
          <w:sz w:val="28"/>
          <w:szCs w:val="28"/>
        </w:rPr>
        <w:t xml:space="preserve"> bought a new electronic dictionary last week. It is extremely useful for her translation exercises. </w:t>
      </w:r>
    </w:p>
    <w:p w14:paraId="73EABB0B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=&gt; Ha 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Vy's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new electronic dictionary, ____________________________________________</w:t>
      </w:r>
    </w:p>
    <w:p w14:paraId="0F1695A7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i/>
          <w:iCs/>
          <w:color w:val="FF0000"/>
          <w:sz w:val="28"/>
          <w:szCs w:val="28"/>
          <w:highlight w:val="yellow"/>
        </w:rPr>
        <w:lastRenderedPageBreak/>
        <w:t xml:space="preserve">Ha </w:t>
      </w:r>
      <w:proofErr w:type="spellStart"/>
      <w:r w:rsidRPr="00D26305">
        <w:rPr>
          <w:rFonts w:ascii="Times New Roman" w:hAnsi="Times New Roman" w:cs="Times New Roman"/>
          <w:i/>
          <w:iCs/>
          <w:color w:val="FF0000"/>
          <w:sz w:val="28"/>
          <w:szCs w:val="28"/>
          <w:highlight w:val="yellow"/>
        </w:rPr>
        <w:t>Vy's</w:t>
      </w:r>
      <w:proofErr w:type="spellEnd"/>
      <w:r w:rsidRPr="00D26305">
        <w:rPr>
          <w:rFonts w:ascii="Times New Roman" w:hAnsi="Times New Roman" w:cs="Times New Roman"/>
          <w:i/>
          <w:iCs/>
          <w:color w:val="FF0000"/>
          <w:sz w:val="28"/>
          <w:szCs w:val="28"/>
          <w:highlight w:val="yellow"/>
        </w:rPr>
        <w:t xml:space="preserve"> new electronic dictionary, which she bought last week, is extremely useful for her translation exercises.</w:t>
      </w:r>
    </w:p>
    <w:p w14:paraId="7077ED6C" w14:textId="2B6ADE3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Nguyen rejected the offer to become the leader of the FIRE volunteer project because he was busy with his IELTS preparation. </w:t>
      </w:r>
    </w:p>
    <w:p w14:paraId="43DC4C8F" w14:textId="7126612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Nguyen turned ____________________________________________________</w:t>
      </w:r>
    </w:p>
    <w:p w14:paraId="7571DB65" w14:textId="77777777" w:rsidR="003C0235" w:rsidRPr="00D26305" w:rsidRDefault="003C0235" w:rsidP="003C023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26305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Nguyen turned down the offer to become the leader of the FIRE volunteer project because he was busy with his IELTS preparation.</w:t>
      </w:r>
    </w:p>
    <w:p w14:paraId="2BFA9C8A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Hung swam faster in a district swimming competition than anyone else.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Hung was ________________________________________________ .</w:t>
      </w:r>
    </w:p>
    <w:p w14:paraId="485434D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  <w:lang w:bidi="en-US"/>
        </w:rPr>
      </w:pPr>
      <w:r w:rsidRPr="00D26305">
        <w:rPr>
          <w:sz w:val="28"/>
          <w:szCs w:val="28"/>
          <w:highlight w:val="yellow"/>
          <w:lang w:bidi="en-US"/>
        </w:rPr>
        <w:t>Hung was the fastest swimmer in a district swimming competition.</w:t>
      </w:r>
    </w:p>
    <w:p w14:paraId="617D2793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Maria started cooking dinner 30 minutes ago. 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Maria has________________________________________________ .</w:t>
      </w:r>
    </w:p>
    <w:p w14:paraId="19642712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  <w:lang w:bidi="en-US"/>
        </w:rPr>
      </w:pPr>
      <w:r w:rsidRPr="00D26305">
        <w:rPr>
          <w:sz w:val="28"/>
          <w:szCs w:val="28"/>
          <w:highlight w:val="yellow"/>
          <w:lang w:bidi="en-US"/>
        </w:rPr>
        <w:t>Maria has been cooking dinner for 30 minutes</w:t>
      </w:r>
    </w:p>
    <w:p w14:paraId="323B89E6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Do you remember the doctor? He treated me last year. (using relative pronoun)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________________________________________________ .</w:t>
      </w:r>
    </w:p>
    <w:p w14:paraId="3126046A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  <w:lang w:bidi="en-US"/>
        </w:rPr>
      </w:pPr>
      <w:r w:rsidRPr="00D26305">
        <w:rPr>
          <w:sz w:val="28"/>
          <w:szCs w:val="28"/>
          <w:highlight w:val="yellow"/>
          <w:lang w:bidi="en-US"/>
        </w:rPr>
        <w:t>Do you remember the doctor who treated me last year?</w:t>
      </w:r>
    </w:p>
    <w:p w14:paraId="1A841167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The weather was so hot that I couldn't go outside.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It was________________________________________________</w:t>
      </w:r>
    </w:p>
    <w:p w14:paraId="579C6D6A" w14:textId="77777777" w:rsidR="003C0235" w:rsidRPr="00D26305" w:rsidRDefault="003C0235" w:rsidP="003C0235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It was such hot weather that I couldn’t go outside</w:t>
      </w:r>
    </w:p>
    <w:p w14:paraId="271E62E9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Duong is really into painting beautiful landscapes.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Duong adores ________________________________________________ </w:t>
      </w:r>
    </w:p>
    <w:p w14:paraId="53C55198" w14:textId="77777777" w:rsidR="003C0235" w:rsidRPr="00D26305" w:rsidRDefault="003C0235" w:rsidP="003C0235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Duong adores painting beautiful landscapes.</w:t>
      </w:r>
    </w:p>
    <w:p w14:paraId="53D822F6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company made a profit because it had a good marketing strategy.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Because of _________________________________________________ .</w:t>
      </w:r>
    </w:p>
    <w:p w14:paraId="25C2230B" w14:textId="77777777" w:rsidR="003C0235" w:rsidRPr="00D26305" w:rsidRDefault="003C0235" w:rsidP="003C0235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Because of having a good marketing strategy, the company made a profit</w:t>
      </w:r>
    </w:p>
    <w:p w14:paraId="23C71126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It’s a pity that you can’t go on a hiking trip with me this weekend.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wish you _________________________________________________ .</w:t>
      </w:r>
    </w:p>
    <w:p w14:paraId="26E9A277" w14:textId="77777777" w:rsidR="003C0235" w:rsidRPr="00D26305" w:rsidRDefault="003C0235" w:rsidP="003C0235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I wish you could go on a hiking trip with me this weekend</w:t>
      </w:r>
    </w:p>
    <w:p w14:paraId="6C0A89E4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“Let's celebrate the dinner party on Sunday,” said Laura.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Laura suggested _____________________________________________ .</w:t>
      </w:r>
    </w:p>
    <w:p w14:paraId="6B58E7C9" w14:textId="77777777" w:rsidR="003C0235" w:rsidRPr="00D26305" w:rsidRDefault="003C0235" w:rsidP="003C0235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Laura suggested celebrating the dinner party on Sunday</w:t>
      </w:r>
    </w:p>
    <w:p w14:paraId="5A8A5044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“What is your name?” Mr. Brown asked me</w:t>
      </w:r>
    </w:p>
    <w:p w14:paraId="07362197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Mr. Brown asked me _______________________________________________________</w:t>
      </w:r>
    </w:p>
    <w:p w14:paraId="42B34C03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Mr. Brown asked me what my name was</w:t>
      </w:r>
    </w:p>
    <w:p w14:paraId="7377E4BB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Learning English is very necessary.</w:t>
      </w:r>
    </w:p>
    <w:p w14:paraId="598ECB60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It is_____________________________________________________________</w:t>
      </w:r>
    </w:p>
    <w:p w14:paraId="561CFC03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It is very necessary to learn English.</w:t>
      </w:r>
    </w:p>
    <w:p w14:paraId="30FCECA3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lastRenderedPageBreak/>
        <w:t>Although his leg was broken, he managed to get out of car.</w:t>
      </w:r>
    </w:p>
    <w:p w14:paraId="720EF21E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In spite of his ________________________________________________</w:t>
      </w:r>
    </w:p>
    <w:p w14:paraId="426B5EFC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In spite of his broken leg, he managed to get out of the car.</w:t>
      </w:r>
    </w:p>
    <w:p w14:paraId="2C27CD94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If someone doesn’t put the coal in, the fire will go out.</w:t>
      </w:r>
    </w:p>
    <w:p w14:paraId="0E066D0D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Unless_________________________________</w:t>
      </w:r>
    </w:p>
    <w:p w14:paraId="27924DBC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Unless someone puts the coal in, the fire will go out.</w:t>
      </w:r>
    </w:p>
    <w:p w14:paraId="32BD001C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No one in Ha’s group sings better than her. (BEST)</w:t>
      </w:r>
    </w:p>
    <w:p w14:paraId="17BA11B5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=&gt;_______________________________________________________________</w:t>
      </w:r>
    </w:p>
    <w:p w14:paraId="584616EF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Ha is the best singer in her group. / Ha sings the best in her group.</w:t>
      </w:r>
    </w:p>
    <w:p w14:paraId="13EAA1EC" w14:textId="77777777" w:rsidR="003C0235" w:rsidRPr="00D26305" w:rsidRDefault="003C0235" w:rsidP="008A0429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bCs/>
          <w:sz w:val="28"/>
          <w:szCs w:val="28"/>
          <w:lang w:bidi="en-US"/>
        </w:rPr>
        <w:t>We hurried to school so as not to be late. (SO THAT)</w:t>
      </w:r>
    </w:p>
    <w:p w14:paraId="2B529F12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=&gt;_______________________________________________________________</w:t>
      </w:r>
    </w:p>
    <w:p w14:paraId="1BAD4231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We hurried to school so that we wouldn’t be late.</w:t>
      </w:r>
    </w:p>
    <w:p w14:paraId="60D124AB" w14:textId="77777777" w:rsidR="003C0235" w:rsidRPr="00D26305" w:rsidRDefault="003C0235" w:rsidP="008A042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outlineLvl w:val="1"/>
        <w:rPr>
          <w:sz w:val="28"/>
          <w:szCs w:val="28"/>
        </w:rPr>
      </w:pPr>
      <w:r w:rsidRPr="00D26305">
        <w:rPr>
          <w:sz w:val="28"/>
          <w:szCs w:val="28"/>
        </w:rPr>
        <w:t>It takes Minh 2 hours to do his homework every day.</w:t>
      </w:r>
    </w:p>
    <w:p w14:paraId="5278B04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outlineLvl w:val="1"/>
        <w:rPr>
          <w:sz w:val="28"/>
          <w:szCs w:val="28"/>
        </w:rPr>
      </w:pPr>
      <w:r w:rsidRPr="00D26305">
        <w:rPr>
          <w:sz w:val="28"/>
          <w:szCs w:val="28"/>
        </w:rPr>
        <w:t>=&gt; Minh spends ..............................................................................</w:t>
      </w:r>
    </w:p>
    <w:p w14:paraId="7B0F6CCE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outlineLvl w:val="1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Minh spends 2 hours doing his homework every day.</w:t>
      </w:r>
    </w:p>
    <w:p w14:paraId="19CE12F3" w14:textId="77777777" w:rsidR="003C0235" w:rsidRPr="00D26305" w:rsidRDefault="003C0235" w:rsidP="008A042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right="48"/>
        <w:jc w:val="both"/>
        <w:rPr>
          <w:color w:val="000000"/>
          <w:sz w:val="28"/>
          <w:szCs w:val="28"/>
        </w:rPr>
      </w:pPr>
      <w:r w:rsidRPr="00D26305">
        <w:rPr>
          <w:color w:val="000000"/>
          <w:sz w:val="28"/>
          <w:szCs w:val="28"/>
        </w:rPr>
        <w:t>The teacher was too tired to teach us how to swim.</w:t>
      </w:r>
    </w:p>
    <w:p w14:paraId="11B9AE5A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ind w:left="48" w:right="48"/>
        <w:jc w:val="both"/>
        <w:rPr>
          <w:color w:val="000000"/>
          <w:sz w:val="28"/>
          <w:szCs w:val="28"/>
        </w:rPr>
      </w:pPr>
      <w:r w:rsidRPr="00D26305">
        <w:rPr>
          <w:color w:val="000000"/>
          <w:sz w:val="28"/>
          <w:szCs w:val="28"/>
        </w:rPr>
        <w:t>=&gt; The teacher was not______________________________________________________</w:t>
      </w:r>
    </w:p>
    <w:p w14:paraId="39D5DD05" w14:textId="1B625D68" w:rsidR="00950F25" w:rsidRPr="00D26305" w:rsidRDefault="003C0235" w:rsidP="003C023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The teacher was not energetic/well enough to teach us how to swim</w:t>
      </w:r>
    </w:p>
    <w:p w14:paraId="37571064" w14:textId="73D41C86" w:rsidR="008A0429" w:rsidRDefault="003C0235" w:rsidP="00802D71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What a pity I have to work this weekend.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If only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358E6FFB" w14:textId="3B5D1757" w:rsidR="003C0235" w:rsidRPr="008A0429" w:rsidRDefault="008A0429" w:rsidP="00802D71">
      <w:pPr>
        <w:widowControl w:val="0"/>
        <w:autoSpaceDE w:val="0"/>
        <w:autoSpaceDN w:val="0"/>
        <w:spacing w:before="94" w:after="0"/>
        <w:ind w:left="360"/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  <w:highlight w:val="yellow"/>
        </w:rPr>
        <w:t xml:space="preserve">If only </w:t>
      </w:r>
      <w:ins w:id="15" w:author="nguyễn thị kim cẩm" w:date="2026-05-07T16:20:00Z" w16du:dateUtc="2026-05-07T09:20:00Z">
        <w:r w:rsidR="003C0235" w:rsidRPr="008A0429">
          <w:rPr>
            <w:rFonts w:ascii="Times New Roman" w:hAnsi="Times New Roman" w:cs="Times New Roman"/>
            <w:sz w:val="28"/>
            <w:szCs w:val="28"/>
            <w:highlight w:val="yellow"/>
          </w:rPr>
          <w:t>I had to work this weekend</w:t>
        </w:r>
      </w:ins>
      <w:del w:id="16" w:author="nguyễn thị kim cẩm" w:date="2026-05-07T16:20:00Z" w16du:dateUtc="2026-05-07T09:20:00Z">
        <w:r w:rsidR="003C0235" w:rsidRPr="008A0429" w:rsidDel="003B6384">
          <w:rPr>
            <w:rFonts w:ascii="Times New Roman" w:hAnsi="Times New Roman" w:cs="Times New Roman"/>
            <w:sz w:val="28"/>
            <w:szCs w:val="28"/>
          </w:rPr>
          <w:delText xml:space="preserve">    </w:delText>
        </w:r>
      </w:del>
      <w:r w:rsidR="003C0235" w:rsidRPr="008A042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28968C7" w14:textId="28D222F3" w:rsidR="00802D71" w:rsidRDefault="003C0235" w:rsidP="00802D71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noise pollution from the factory was too loud to ignore any longer.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noise pollution from the factory was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</w:t>
      </w:r>
    </w:p>
    <w:p w14:paraId="346ACDC5" w14:textId="5C8573D5" w:rsidR="003C0235" w:rsidRPr="00D26305" w:rsidRDefault="00802D71" w:rsidP="00802D71">
      <w:pPr>
        <w:pStyle w:val="ListParagraph"/>
        <w:widowControl w:val="0"/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The noise pollution from the factory was</w:t>
      </w:r>
      <w:r w:rsidRPr="00802D7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ins w:id="17" w:author="nguyễn thị kim cẩm" w:date="2026-05-07T16:20:00Z" w16du:dateUtc="2026-05-07T09:20:00Z">
        <w:r w:rsidR="003C0235" w:rsidRPr="00802D71">
          <w:rPr>
            <w:rFonts w:ascii="Times New Roman" w:hAnsi="Times New Roman" w:cs="Times New Roman"/>
            <w:sz w:val="28"/>
            <w:szCs w:val="28"/>
            <w:highlight w:val="yellow"/>
          </w:rPr>
          <w:t>so loud that It couldn’t be ignored any</w:t>
        </w:r>
      </w:ins>
      <w:ins w:id="18" w:author="nguyễn thị kim cẩm" w:date="2026-05-07T16:21:00Z" w16du:dateUtc="2026-05-07T09:21:00Z">
        <w:r w:rsidR="003C0235" w:rsidRPr="00802D71">
          <w:rPr>
            <w:rFonts w:ascii="Times New Roman" w:hAnsi="Times New Roman" w:cs="Times New Roman"/>
            <w:sz w:val="28"/>
            <w:szCs w:val="28"/>
            <w:highlight w:val="yellow"/>
          </w:rPr>
          <w:t xml:space="preserve"> longer</w:t>
        </w:r>
      </w:ins>
    </w:p>
    <w:p w14:paraId="0064D364" w14:textId="4FA31995" w:rsidR="003C0235" w:rsidRDefault="003C0235" w:rsidP="003C0235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haven’t been abroad for two years.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last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059EAE75" w14:textId="77777777" w:rsidR="00802D71" w:rsidRPr="00802D71" w:rsidRDefault="00802D71" w:rsidP="00802D71">
      <w:pPr>
        <w:widowControl w:val="0"/>
        <w:autoSpaceDE w:val="0"/>
        <w:autoSpaceDN w:val="0"/>
        <w:spacing w:before="94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The last</w:t>
      </w:r>
      <w:r w:rsidRPr="00802D7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ins w:id="19" w:author="nguyễn thị kim cẩm" w:date="2026-05-07T16:26:00Z" w16du:dateUtc="2026-05-07T09:26:00Z">
        <w:r w:rsidRPr="00802D71">
          <w:rPr>
            <w:rFonts w:ascii="Times New Roman" w:hAnsi="Times New Roman" w:cs="Times New Roman"/>
            <w:sz w:val="28"/>
            <w:szCs w:val="28"/>
            <w:highlight w:val="yellow"/>
          </w:rPr>
          <w:t>time we were abroad was two years ago</w:t>
        </w:r>
      </w:ins>
    </w:p>
    <w:p w14:paraId="370E481E" w14:textId="77777777" w:rsidR="003C0235" w:rsidRPr="00D26305" w:rsidRDefault="003C0235" w:rsidP="003C0235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grandmother’s house is filled with wonderful memories. I spent many summers there as a child.</w:t>
      </w:r>
      <w:r w:rsidRPr="00D26305">
        <w:rPr>
          <w:rFonts w:ascii="Times New Roman" w:hAnsi="Times New Roman" w:cs="Times New Roman"/>
          <w:sz w:val="28"/>
          <w:szCs w:val="28"/>
        </w:rPr>
        <w:br/>
        <w:t>(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Combine the sentences using a relative clause</w:t>
      </w:r>
      <w:r w:rsidRPr="00D26305">
        <w:rPr>
          <w:rFonts w:ascii="Times New Roman" w:hAnsi="Times New Roman" w:cs="Times New Roman"/>
          <w:sz w:val="28"/>
          <w:szCs w:val="28"/>
        </w:rPr>
        <w:t>)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__________________________________________________________ </w:t>
      </w:r>
    </w:p>
    <w:p w14:paraId="2B90CE2B" w14:textId="1B1C13C9" w:rsidR="00802D71" w:rsidRDefault="00802D71" w:rsidP="00802D7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sz w:val="28"/>
          <w:szCs w:val="28"/>
          <w:highlight w:val="yellow"/>
        </w:rPr>
        <w:t>My grandmother’s house ,where I spent many summers as a child, is filled with wonderful memories</w:t>
      </w:r>
    </w:p>
    <w:p w14:paraId="01F5C670" w14:textId="0AB70D95" w:rsidR="003C0235" w:rsidRDefault="003C0235" w:rsidP="00802D71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Why don’t you stop smoking?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I’d rather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</w:t>
      </w:r>
    </w:p>
    <w:p w14:paraId="0628A142" w14:textId="279FF709" w:rsidR="00802D71" w:rsidRPr="00D26305" w:rsidRDefault="00802D71" w:rsidP="00802D71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sz w:val="28"/>
          <w:szCs w:val="28"/>
          <w:highlight w:val="yellow"/>
        </w:rPr>
        <w:t>I’d rather you stopped smoking</w:t>
      </w:r>
    </w:p>
    <w:p w14:paraId="4CCA5D0D" w14:textId="77777777" w:rsidR="003C0235" w:rsidRDefault="003C0235" w:rsidP="00802D71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left the town immediately because it was so unfriendly.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Times New Roman" w:hAnsi="Times New Roman" w:cs="Times New Roman"/>
          <w:sz w:val="28"/>
          <w:szCs w:val="28"/>
        </w:rPr>
        <w:lastRenderedPageBreak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It was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</w:t>
      </w:r>
    </w:p>
    <w:p w14:paraId="160A58AE" w14:textId="71545998" w:rsidR="00802D71" w:rsidRPr="00802D71" w:rsidRDefault="00802D71" w:rsidP="00802D71">
      <w:pPr>
        <w:widowControl w:val="0"/>
        <w:autoSpaceDE w:val="0"/>
        <w:autoSpaceDN w:val="0"/>
        <w:spacing w:before="94" w:after="0"/>
        <w:ind w:left="360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sz w:val="28"/>
          <w:szCs w:val="28"/>
          <w:highlight w:val="yellow"/>
        </w:rPr>
        <w:t>It was such an unfriendly town that we left it immediately.</w:t>
      </w:r>
    </w:p>
    <w:p w14:paraId="0A609591" w14:textId="77777777" w:rsidR="003C0235" w:rsidRDefault="003C0235" w:rsidP="00802D71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event was canceled because it rained heavily.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Due to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</w:t>
      </w:r>
    </w:p>
    <w:p w14:paraId="6DFCD3E8" w14:textId="2869417C" w:rsidR="00802D71" w:rsidRPr="00802D71" w:rsidRDefault="00802D71" w:rsidP="00802D71">
      <w:pPr>
        <w:widowControl w:val="0"/>
        <w:autoSpaceDE w:val="0"/>
        <w:autoSpaceDN w:val="0"/>
        <w:spacing w:before="94" w:after="0"/>
        <w:ind w:left="360"/>
        <w:rPr>
          <w:rFonts w:ascii="Times New Roman" w:hAnsi="Times New Roman" w:cs="Times New Roman"/>
          <w:sz w:val="28"/>
          <w:szCs w:val="28"/>
        </w:rPr>
      </w:pPr>
      <w:r w:rsidRPr="00802D71">
        <w:rPr>
          <w:rFonts w:ascii="Times New Roman" w:hAnsi="Times New Roman" w:cs="Times New Roman"/>
          <w:sz w:val="28"/>
          <w:szCs w:val="28"/>
          <w:highlight w:val="yellow"/>
        </w:rPr>
        <w:t>Due to the heavy rain, the event was canceled.</w:t>
      </w:r>
    </w:p>
    <w:p w14:paraId="36569DFD" w14:textId="77777777" w:rsidR="003C0235" w:rsidRDefault="003C0235" w:rsidP="00802D71">
      <w:pPr>
        <w:pStyle w:val="BodyText"/>
        <w:numPr>
          <w:ilvl w:val="0"/>
          <w:numId w:val="40"/>
        </w:numPr>
        <w:tabs>
          <w:tab w:val="left" w:pos="9803"/>
        </w:tabs>
        <w:spacing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 xml:space="preserve">Melissa plans to visit </w:t>
      </w:r>
      <w:proofErr w:type="spellStart"/>
      <w:r w:rsidRPr="00D26305">
        <w:rPr>
          <w:sz w:val="28"/>
          <w:szCs w:val="28"/>
        </w:rPr>
        <w:t>Nha</w:t>
      </w:r>
      <w:proofErr w:type="spellEnd"/>
      <w:r w:rsidRPr="00D26305">
        <w:rPr>
          <w:sz w:val="28"/>
          <w:szCs w:val="28"/>
        </w:rPr>
        <w:t xml:space="preserve"> Trang this summer.</w:t>
      </w:r>
      <w:r w:rsidRPr="00D26305">
        <w:rPr>
          <w:sz w:val="28"/>
          <w:szCs w:val="28"/>
        </w:rPr>
        <w:br/>
        <w:t xml:space="preserve">→ </w:t>
      </w:r>
      <w:r w:rsidRPr="00D26305">
        <w:rPr>
          <w:i/>
          <w:iCs/>
          <w:sz w:val="28"/>
          <w:szCs w:val="28"/>
        </w:rPr>
        <w:t>Melissa is going</w:t>
      </w:r>
      <w:r w:rsidRPr="00D26305">
        <w:rPr>
          <w:sz w:val="28"/>
          <w:szCs w:val="28"/>
        </w:rPr>
        <w:t xml:space="preserve"> ________________________________________________</w:t>
      </w:r>
    </w:p>
    <w:p w14:paraId="09DD4B33" w14:textId="63D57A3F" w:rsidR="00802D71" w:rsidRPr="00D26305" w:rsidRDefault="00802D71" w:rsidP="00802D71">
      <w:pPr>
        <w:pStyle w:val="BodyText"/>
        <w:tabs>
          <w:tab w:val="left" w:pos="9803"/>
        </w:tabs>
        <w:spacing w:line="276" w:lineRule="auto"/>
        <w:ind w:left="360"/>
        <w:rPr>
          <w:sz w:val="28"/>
          <w:szCs w:val="28"/>
        </w:rPr>
      </w:pPr>
      <w:r w:rsidRPr="00802D71">
        <w:rPr>
          <w:sz w:val="28"/>
          <w:szCs w:val="28"/>
          <w:highlight w:val="yellow"/>
        </w:rPr>
        <w:t xml:space="preserve">Melissa is going to visit </w:t>
      </w:r>
      <w:proofErr w:type="spellStart"/>
      <w:r w:rsidRPr="00802D71">
        <w:rPr>
          <w:sz w:val="28"/>
          <w:szCs w:val="28"/>
          <w:highlight w:val="yellow"/>
        </w:rPr>
        <w:t>Nha</w:t>
      </w:r>
      <w:proofErr w:type="spellEnd"/>
      <w:r w:rsidRPr="00802D71">
        <w:rPr>
          <w:sz w:val="28"/>
          <w:szCs w:val="28"/>
          <w:highlight w:val="yellow"/>
        </w:rPr>
        <w:t xml:space="preserve"> Trang this summer.</w:t>
      </w:r>
    </w:p>
    <w:p w14:paraId="2A6DD88D" w14:textId="77777777" w:rsidR="003C0235" w:rsidRPr="00D26305" w:rsidRDefault="003C0235" w:rsidP="00802D7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I have never sung in front of such an excited audience before.</w:t>
      </w:r>
    </w:p>
    <w:p w14:paraId="53195D8E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 It’s the first time ______________________________________________________</w:t>
      </w:r>
    </w:p>
    <w:p w14:paraId="0F27039B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It’s the first time I have sung in front of such an excited audience.</w:t>
      </w:r>
    </w:p>
    <w:p w14:paraId="66C1FDD0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bookmarkStart w:id="20" w:name="_Hlk228031812"/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You won’t win a place in university without passing your exam.</w:t>
      </w:r>
    </w:p>
    <w:p w14:paraId="3B3310B8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=&gt;Unless___________________________________________________________________.</w:t>
      </w:r>
    </w:p>
    <w:p w14:paraId="31153BDC" w14:textId="77777777" w:rsidR="003C0235" w:rsidRPr="00D26305" w:rsidRDefault="003C0235" w:rsidP="003C0235">
      <w:pPr>
        <w:spacing w:after="0"/>
        <w:rPr>
          <w:ins w:id="21" w:author="nguyễn thị kim cẩm" w:date="2026-04-25T17:44:00Z" w16du:dateUtc="2026-04-25T10:44:00Z"/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Unless you pass your exam, you won’t win a place in university.</w:t>
      </w:r>
    </w:p>
    <w:bookmarkEnd w:id="20"/>
    <w:p w14:paraId="16A638AC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Despite working hard, he can’t support his large family.</w:t>
      </w:r>
    </w:p>
    <w:p w14:paraId="01D8D87C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=&gt;Although ______________________________________________________.</w:t>
      </w:r>
    </w:p>
    <w:p w14:paraId="76F5B0C9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Although he works hard, he can’t support his large family</w:t>
      </w:r>
    </w:p>
    <w:p w14:paraId="4A8C0183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It’s two months since I last spoke to her.</w:t>
      </w:r>
    </w:p>
    <w:p w14:paraId="7822DE1F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 haven’t ____________________________________________________.</w:t>
      </w:r>
    </w:p>
    <w:p w14:paraId="6CB03BCD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I haven’t spoken to her for two months</w:t>
      </w:r>
    </w:p>
    <w:p w14:paraId="3FF32115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Going swimming in the river in the summer is interesting.</w:t>
      </w:r>
    </w:p>
    <w:p w14:paraId="6D48F4F9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=&gt;It _____________________________________________________________.</w:t>
      </w:r>
    </w:p>
    <w:p w14:paraId="22EAE633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It is interesting to go swimming in the river in the summer</w:t>
      </w:r>
    </w:p>
    <w:p w14:paraId="288E022E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How long have you been learning English?</w:t>
      </w:r>
    </w:p>
    <w:p w14:paraId="6AF65568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=&gt;When did __________________________________________________.</w:t>
      </w:r>
    </w:p>
    <w:p w14:paraId="0737678D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When did you start learning English?</w:t>
      </w:r>
    </w:p>
    <w:p w14:paraId="738C4DEF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The students spent ten minutes waiting for their bus.</w:t>
      </w:r>
    </w:p>
    <w:p w14:paraId="6896AF20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=&gt;It took _____________________________________________________.</w:t>
      </w: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It took the students ten minutes to wait for their bus</w:t>
      </w:r>
    </w:p>
    <w:p w14:paraId="77C94EA4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Using motorbikes is not as good for the environment as using public buses.</w:t>
      </w:r>
    </w:p>
    <w:p w14:paraId="00DAD8A0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 Using public buses is __________________________________________.</w:t>
      </w:r>
    </w:p>
    <w:p w14:paraId="66B52D17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  <w:t>Using public buses is better for the environment than using motorbikes</w:t>
      </w:r>
    </w:p>
    <w:p w14:paraId="7650F8EE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“I want to find a good job for my daughter,” he said.</w:t>
      </w:r>
    </w:p>
    <w:p w14:paraId="1B6ACB0F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=&gt; He said that __________________________________________.</w:t>
      </w:r>
    </w:p>
    <w:p w14:paraId="6AFCB705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color w:val="FF0000"/>
          <w:sz w:val="28"/>
          <w:szCs w:val="28"/>
        </w:rPr>
        <w:t>He said that he wanted to find a good job for his daughter.</w:t>
      </w:r>
    </w:p>
    <w:p w14:paraId="7C0619F9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lastRenderedPageBreak/>
        <w:t>Despite the high pressure, he worked well.</w:t>
      </w:r>
    </w:p>
    <w:p w14:paraId="111F59AD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=&gt;  Although ___________________________________________________.</w:t>
      </w:r>
    </w:p>
    <w:p w14:paraId="7ABFEAD5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</w:rPr>
        <w:t>Although the pressure was high, he worked well</w:t>
      </w:r>
    </w:p>
    <w:p w14:paraId="2FA0D4EE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I’ve never seen such a mess in my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life.</w:t>
      </w:r>
    </w:p>
    <w:p w14:paraId="48158980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 xml:space="preserve">Never </w:t>
      </w:r>
      <w:r w:rsidRPr="00D26305">
        <w:rPr>
          <w:spacing w:val="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7D48C192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</w:rPr>
      </w:pPr>
      <w:proofErr w:type="spellStart"/>
      <w:r w:rsidRPr="00D26305">
        <w:rPr>
          <w:color w:val="FF0000"/>
          <w:sz w:val="28"/>
          <w:szCs w:val="28"/>
        </w:rPr>
        <w:t>Đảo</w:t>
      </w:r>
      <w:proofErr w:type="spellEnd"/>
      <w:r w:rsidRPr="00D26305">
        <w:rPr>
          <w:color w:val="FF0000"/>
          <w:sz w:val="28"/>
          <w:szCs w:val="28"/>
        </w:rPr>
        <w:t xml:space="preserve"> </w:t>
      </w:r>
      <w:proofErr w:type="spellStart"/>
      <w:r w:rsidRPr="00D26305">
        <w:rPr>
          <w:color w:val="FF0000"/>
          <w:sz w:val="28"/>
          <w:szCs w:val="28"/>
        </w:rPr>
        <w:t>ngữ</w:t>
      </w:r>
      <w:proofErr w:type="spellEnd"/>
      <w:r w:rsidRPr="00D26305">
        <w:rPr>
          <w:color w:val="FF0000"/>
          <w:sz w:val="28"/>
          <w:szCs w:val="28"/>
        </w:rPr>
        <w:t xml:space="preserve"> never+ Aux/ model verb+ S+ V</w:t>
      </w:r>
    </w:p>
    <w:p w14:paraId="6B370894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</w:rPr>
        <w:t>Never in my life (</w:t>
      </w:r>
      <w:proofErr w:type="spellStart"/>
      <w:r w:rsidRPr="00D26305">
        <w:rPr>
          <w:color w:val="FF0000"/>
          <w:sz w:val="28"/>
          <w:szCs w:val="28"/>
        </w:rPr>
        <w:t>nhấn</w:t>
      </w:r>
      <w:proofErr w:type="spellEnd"/>
      <w:r w:rsidRPr="00D26305">
        <w:rPr>
          <w:color w:val="FF0000"/>
          <w:sz w:val="28"/>
          <w:szCs w:val="28"/>
        </w:rPr>
        <w:t xml:space="preserve"> </w:t>
      </w:r>
      <w:proofErr w:type="spellStart"/>
      <w:r w:rsidRPr="00D26305">
        <w:rPr>
          <w:color w:val="FF0000"/>
          <w:sz w:val="28"/>
          <w:szCs w:val="28"/>
        </w:rPr>
        <w:t>mạnh</w:t>
      </w:r>
      <w:proofErr w:type="spellEnd"/>
      <w:r w:rsidRPr="00D26305">
        <w:rPr>
          <w:color w:val="FF0000"/>
          <w:sz w:val="28"/>
          <w:szCs w:val="28"/>
        </w:rPr>
        <w:t xml:space="preserve"> </w:t>
      </w:r>
      <w:proofErr w:type="spellStart"/>
      <w:r w:rsidRPr="00D26305">
        <w:rPr>
          <w:color w:val="FF0000"/>
          <w:sz w:val="28"/>
          <w:szCs w:val="28"/>
        </w:rPr>
        <w:t>chưa</w:t>
      </w:r>
      <w:proofErr w:type="spellEnd"/>
      <w:r w:rsidRPr="00D26305">
        <w:rPr>
          <w:color w:val="FF0000"/>
          <w:sz w:val="28"/>
          <w:szCs w:val="28"/>
        </w:rPr>
        <w:t xml:space="preserve"> bao </w:t>
      </w:r>
      <w:proofErr w:type="spellStart"/>
      <w:r w:rsidRPr="00D26305">
        <w:rPr>
          <w:color w:val="FF0000"/>
          <w:sz w:val="28"/>
          <w:szCs w:val="28"/>
        </w:rPr>
        <w:t>giờ</w:t>
      </w:r>
      <w:proofErr w:type="spellEnd"/>
      <w:r w:rsidRPr="00D26305">
        <w:rPr>
          <w:color w:val="FF0000"/>
          <w:sz w:val="28"/>
          <w:szCs w:val="28"/>
        </w:rPr>
        <w:t xml:space="preserve"> </w:t>
      </w:r>
      <w:proofErr w:type="spellStart"/>
      <w:r w:rsidRPr="00D26305">
        <w:rPr>
          <w:color w:val="FF0000"/>
          <w:sz w:val="28"/>
          <w:szCs w:val="28"/>
        </w:rPr>
        <w:t>trong</w:t>
      </w:r>
      <w:proofErr w:type="spellEnd"/>
      <w:r w:rsidRPr="00D26305">
        <w:rPr>
          <w:color w:val="FF0000"/>
          <w:sz w:val="28"/>
          <w:szCs w:val="28"/>
        </w:rPr>
        <w:t xml:space="preserve"> </w:t>
      </w:r>
      <w:proofErr w:type="spellStart"/>
      <w:r w:rsidRPr="00D26305">
        <w:rPr>
          <w:color w:val="FF0000"/>
          <w:sz w:val="28"/>
          <w:szCs w:val="28"/>
        </w:rPr>
        <w:t>đời</w:t>
      </w:r>
      <w:proofErr w:type="spellEnd"/>
      <w:r w:rsidRPr="00D26305">
        <w:rPr>
          <w:color w:val="FF0000"/>
          <w:sz w:val="28"/>
          <w:szCs w:val="28"/>
        </w:rPr>
        <w:t>)</w:t>
      </w:r>
    </w:p>
    <w:p w14:paraId="3951106D" w14:textId="77777777" w:rsidR="003C0235" w:rsidRPr="00D26305" w:rsidRDefault="003C0235" w:rsidP="003C0235">
      <w:pPr>
        <w:pStyle w:val="BodyText"/>
        <w:tabs>
          <w:tab w:val="left" w:pos="9804"/>
        </w:tabs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</w:rPr>
        <w:t>=&gt; Never in my life have I seen such a mess</w:t>
      </w:r>
    </w:p>
    <w:p w14:paraId="75EFE668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Don’t try to escape. It’s no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use.</w:t>
      </w:r>
    </w:p>
    <w:p w14:paraId="0F67288F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  <w:u w:val="single"/>
        </w:rPr>
      </w:pPr>
      <w:r w:rsidRPr="00D26305">
        <w:rPr>
          <w:sz w:val="28"/>
          <w:szCs w:val="28"/>
        </w:rPr>
        <w:t>It’s no use</w:t>
      </w:r>
      <w:r w:rsidRPr="00D26305">
        <w:rPr>
          <w:spacing w:val="15"/>
          <w:sz w:val="28"/>
          <w:szCs w:val="28"/>
        </w:rPr>
        <w:t xml:space="preserve"> </w:t>
      </w:r>
      <w:r w:rsidRPr="00D26305">
        <w:rPr>
          <w:sz w:val="28"/>
          <w:szCs w:val="28"/>
        </w:rPr>
        <w:t>___________________________________________</w:t>
      </w:r>
    </w:p>
    <w:p w14:paraId="038BA455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</w:rPr>
      </w:pPr>
      <w:r w:rsidRPr="00D26305">
        <w:rPr>
          <w:sz w:val="28"/>
          <w:szCs w:val="28"/>
        </w:rPr>
        <w:t>It’s no use</w:t>
      </w:r>
      <w:r w:rsidRPr="00D26305">
        <w:rPr>
          <w:spacing w:val="15"/>
          <w:sz w:val="28"/>
          <w:szCs w:val="28"/>
        </w:rPr>
        <w:t xml:space="preserve"> </w:t>
      </w:r>
      <w:r w:rsidRPr="00D26305">
        <w:rPr>
          <w:color w:val="FF0000"/>
          <w:sz w:val="28"/>
          <w:szCs w:val="28"/>
          <w:u w:val="single"/>
        </w:rPr>
        <w:t>in escaping</w:t>
      </w:r>
    </w:p>
    <w:p w14:paraId="1F2C1511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spent five hours getting to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London.</w:t>
      </w:r>
    </w:p>
    <w:p w14:paraId="7930EBE3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It</w:t>
      </w:r>
      <w:r w:rsidRPr="00D26305">
        <w:rPr>
          <w:spacing w:val="2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64D664F0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  <w:u w:val="single"/>
        </w:rPr>
        <w:t>It took us five hours to get to London</w:t>
      </w:r>
    </w:p>
    <w:p w14:paraId="0FEB469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She’s a faster and more careless driver than I</w:t>
      </w:r>
      <w:r w:rsidRPr="00D2630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am.</w:t>
      </w:r>
    </w:p>
    <w:p w14:paraId="50001547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She</w:t>
      </w:r>
      <w:r w:rsidRPr="00D26305">
        <w:rPr>
          <w:spacing w:val="-3"/>
          <w:sz w:val="28"/>
          <w:szCs w:val="28"/>
        </w:rPr>
        <w:t xml:space="preserve"> </w:t>
      </w:r>
      <w:r w:rsidRPr="00D26305">
        <w:rPr>
          <w:sz w:val="28"/>
          <w:szCs w:val="28"/>
        </w:rPr>
        <w:t>drives</w:t>
      </w:r>
      <w:r w:rsidRPr="00D26305">
        <w:rPr>
          <w:spacing w:val="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2E3D1963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  <w:u w:val="single"/>
        </w:rPr>
        <w:t>She drives faster and mor carelessly than I do</w:t>
      </w:r>
    </w:p>
    <w:p w14:paraId="7903C79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made herself ill because she worked very</w:t>
      </w:r>
      <w:r w:rsidRPr="00D2630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hard.</w:t>
      </w:r>
    </w:p>
    <w:p w14:paraId="210C3FBA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  <w:u w:val="single"/>
        </w:rPr>
      </w:pPr>
      <w:r w:rsidRPr="00D26305">
        <w:rPr>
          <w:sz w:val="28"/>
          <w:szCs w:val="28"/>
        </w:rPr>
        <w:t>She worked</w:t>
      </w:r>
      <w:r w:rsidRPr="00D26305">
        <w:rPr>
          <w:spacing w:val="-10"/>
          <w:sz w:val="28"/>
          <w:szCs w:val="28"/>
        </w:rPr>
        <w:t xml:space="preserve"> </w:t>
      </w:r>
      <w:r w:rsidRPr="00D26305">
        <w:rPr>
          <w:sz w:val="28"/>
          <w:szCs w:val="28"/>
        </w:rPr>
        <w:t xml:space="preserve">so </w:t>
      </w:r>
      <w:r w:rsidRPr="00D26305">
        <w:rPr>
          <w:spacing w:val="21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6DF576A5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  <w:u w:val="single"/>
        </w:rPr>
      </w:pPr>
      <w:r w:rsidRPr="00D26305">
        <w:rPr>
          <w:color w:val="FF0000"/>
          <w:sz w:val="28"/>
          <w:szCs w:val="28"/>
          <w:u w:val="single"/>
        </w:rPr>
        <w:t>She worked so hard that she made herself ill</w:t>
      </w:r>
    </w:p>
    <w:p w14:paraId="7CD57AFE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Amanda finally manages to get a</w:t>
      </w:r>
      <w:r w:rsidRPr="00D2630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job.</w:t>
      </w:r>
    </w:p>
    <w:p w14:paraId="24DC6793" w14:textId="77777777" w:rsidR="003C0235" w:rsidRPr="00D26305" w:rsidRDefault="003C0235" w:rsidP="003C0235">
      <w:pPr>
        <w:pStyle w:val="BodyText"/>
        <w:tabs>
          <w:tab w:val="left" w:pos="9803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Amanda finally</w:t>
      </w:r>
      <w:r w:rsidRPr="00D26305">
        <w:rPr>
          <w:spacing w:val="-15"/>
          <w:sz w:val="28"/>
          <w:szCs w:val="28"/>
        </w:rPr>
        <w:t xml:space="preserve"> </w:t>
      </w:r>
      <w:r w:rsidRPr="00D26305">
        <w:rPr>
          <w:sz w:val="28"/>
          <w:szCs w:val="28"/>
        </w:rPr>
        <w:t>succeeded</w:t>
      </w:r>
      <w:r w:rsidRPr="00D26305">
        <w:rPr>
          <w:spacing w:val="29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367E2B46" w14:textId="77777777" w:rsidR="003C0235" w:rsidRPr="00D26305" w:rsidRDefault="003C0235" w:rsidP="003C0235">
      <w:pPr>
        <w:pStyle w:val="BodyText"/>
        <w:tabs>
          <w:tab w:val="left" w:pos="9803"/>
        </w:tabs>
        <w:ind w:left="394"/>
        <w:rPr>
          <w:color w:val="FF0000"/>
          <w:sz w:val="28"/>
          <w:szCs w:val="28"/>
        </w:rPr>
      </w:pPr>
      <w:r w:rsidRPr="00D26305">
        <w:rPr>
          <w:color w:val="FF0000"/>
          <w:sz w:val="28"/>
          <w:szCs w:val="28"/>
          <w:u w:val="single"/>
        </w:rPr>
        <w:t>Amanda finally succeeded in getting a job</w:t>
      </w:r>
    </w:p>
    <w:p w14:paraId="7C38873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She can't reach the top shelf because she is too short.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If ________________________________________________________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If she were taller, she could reach the top shelf. </w:t>
      </w:r>
    </w:p>
    <w:p w14:paraId="1FA8193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The performance was incredible.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What ____________________________________________________!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What an incredible performance it was! </w:t>
      </w:r>
    </w:p>
    <w:p w14:paraId="0EDCB498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 don't find it difficult to adjust to a new work environment.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I’m used to ________________________________________________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I’m used to adjusting to a new work environment. </w:t>
      </w:r>
    </w:p>
    <w:p w14:paraId="4408DB9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The music at the party was so loud that we couldn’t have a conversation.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The music at the party was too loud 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lastRenderedPageBreak/>
        <w:t xml:space="preserve">→ The music at the party was too loud for us to have a conversation. </w:t>
      </w:r>
    </w:p>
    <w:p w14:paraId="22DE49A4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“Have you finished your English homework, Alice?” Tim asked.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Tim asked _________________________________________________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Tim asked Alice if/whether she had finished her English homework. </w:t>
      </w:r>
    </w:p>
    <w:p w14:paraId="44BBDB1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Why don't we create a forum on Facebook to discuss learning?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What about ________________________________________________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What about creating a forum on Facebook to discuss learning? </w:t>
      </w:r>
    </w:p>
    <w:p w14:paraId="75D1CCC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Susan doesn't have enough time to complete all the tasks before the deadline.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Susan wishes 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 xml:space="preserve">→ Susan wishes she had enough time to complete all the tasks before the deadline. </w:t>
      </w:r>
    </w:p>
    <w:p w14:paraId="0CA93DE5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It takes Mai forty minutes a day to read online newspapers.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Mai spends _________________________________________________ 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  <w:t>→ Mai spends forty minutes a day reading online newspapers.</w:t>
      </w:r>
    </w:p>
    <w:p w14:paraId="6B40AFC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3119"/>
          <w:tab w:val="left" w:pos="5670"/>
          <w:tab w:val="left" w:pos="7797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“Have you finished your project yet?” the teacher asked.</w:t>
      </w:r>
    </w:p>
    <w:p w14:paraId="2BA4FC2D" w14:textId="77777777" w:rsidR="003C0235" w:rsidRPr="00D26305" w:rsidRDefault="003C0235" w:rsidP="003C0235">
      <w:pPr>
        <w:tabs>
          <w:tab w:val="left" w:pos="3119"/>
          <w:tab w:val="left" w:pos="5670"/>
          <w:tab w:val="left" w:pos="779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The teacher</w:t>
      </w:r>
      <w:r w:rsidRPr="00D26305">
        <w:rPr>
          <w:rFonts w:ascii="Times New Roman" w:hAnsi="Times New Roman" w:cs="Times New Roman"/>
          <w:sz w:val="28"/>
          <w:szCs w:val="28"/>
          <w:lang w:val="vi-VN"/>
        </w:rPr>
        <w:t>___________________________________________________________</w:t>
      </w:r>
    </w:p>
    <w:p w14:paraId="736B26E2" w14:textId="77777777" w:rsidR="003C0235" w:rsidRPr="00D26305" w:rsidRDefault="003C0235" w:rsidP="003C0235">
      <w:pPr>
        <w:tabs>
          <w:tab w:val="left" w:pos="3119"/>
          <w:tab w:val="left" w:pos="5670"/>
          <w:tab w:val="left" w:pos="7797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The teacher asked (me)if I had finished my project yet</w:t>
      </w:r>
    </w:p>
    <w:p w14:paraId="70BF927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doesn’t know what she should write in the final essay.</w:t>
      </w:r>
    </w:p>
    <w:p w14:paraId="00624AC7" w14:textId="77777777" w:rsidR="003C0235" w:rsidRPr="00D26305" w:rsidRDefault="003C0235" w:rsidP="003C0235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b/>
          <w:sz w:val="28"/>
          <w:szCs w:val="28"/>
        </w:rPr>
        <w:t xml:space="preserve">→ </w:t>
      </w:r>
      <w:r w:rsidRPr="00D26305">
        <w:rPr>
          <w:rFonts w:ascii="Times New Roman" w:hAnsi="Times New Roman" w:cs="Times New Roman"/>
          <w:sz w:val="28"/>
          <w:szCs w:val="28"/>
        </w:rPr>
        <w:t>She wishes ____________________________________________________________</w:t>
      </w:r>
    </w:p>
    <w:p w14:paraId="55DB77A7" w14:textId="77777777" w:rsidR="003C0235" w:rsidRPr="00D26305" w:rsidRDefault="003C0235" w:rsidP="003C023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She wishes she knew what she should write in the final essay.</w:t>
      </w:r>
    </w:p>
    <w:p w14:paraId="5F8A26D2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eastAsia="Calibri" w:hAnsi="Times New Roman" w:cs="Times New Roman"/>
          <w:sz w:val="28"/>
          <w:szCs w:val="28"/>
        </w:rPr>
        <w:t>The city is famous, it can attract the high number of tourists.</w:t>
      </w:r>
      <w:r w:rsidRPr="00D26305">
        <w:rPr>
          <w:rFonts w:ascii="Times New Roman" w:hAnsi="Times New Roman" w:cs="Times New Roman"/>
          <w:b/>
          <w:sz w:val="28"/>
          <w:szCs w:val="28"/>
        </w:rPr>
        <w:br/>
        <w:t xml:space="preserve">→ 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The more </w:t>
      </w:r>
      <w:r w:rsidRPr="00D26305"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14:paraId="520036C1" w14:textId="77777777" w:rsidR="003C0235" w:rsidRPr="00D26305" w:rsidRDefault="003C0235" w:rsidP="003C0235">
      <w:pPr>
        <w:spacing w:after="0" w:line="240" w:lineRule="auto"/>
        <w:contextualSpacing/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D26305">
        <w:rPr>
          <w:rStyle w:val="Strong"/>
          <w:rFonts w:ascii="Times New Roman" w:hAnsi="Times New Roman" w:cs="Times New Roman"/>
          <w:sz w:val="28"/>
          <w:szCs w:val="28"/>
          <w:highlight w:val="yellow"/>
        </w:rPr>
        <w:t>The more famous the city is, the higher number of tourists it can attract</w:t>
      </w:r>
    </w:p>
    <w:p w14:paraId="6D417C9A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shd w:val="clear" w:color="auto" w:fill="FFFFFF"/>
        </w:rPr>
        <w:t>The last time Nga played piano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 when she was ten years old. </w:t>
      </w:r>
      <w:r w:rsidRPr="00D26305">
        <w:rPr>
          <w:rFonts w:ascii="Times New Roman" w:hAnsi="Times New Roman" w:cs="Times New Roman"/>
          <w:b/>
          <w:sz w:val="28"/>
          <w:szCs w:val="28"/>
        </w:rPr>
        <w:br/>
        <w:t xml:space="preserve">→ 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Nga hasn’t </w:t>
      </w:r>
      <w:r w:rsidRPr="00D26305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</w:p>
    <w:p w14:paraId="04560EC5" w14:textId="77777777" w:rsidR="003C0235" w:rsidRPr="00D26305" w:rsidRDefault="003C0235" w:rsidP="003C023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26305">
        <w:rPr>
          <w:rFonts w:ascii="Times New Roman" w:hAnsi="Times New Roman" w:cs="Times New Roman"/>
          <w:b/>
          <w:sz w:val="28"/>
          <w:szCs w:val="28"/>
          <w:highlight w:val="yellow"/>
        </w:rPr>
        <w:t>Nga hasn’t played piano since she was ten years old</w:t>
      </w:r>
    </w:p>
    <w:p w14:paraId="7481418D" w14:textId="77777777" w:rsidR="003C0235" w:rsidRPr="00D26305" w:rsidRDefault="003C0235" w:rsidP="00802D7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left the town immediately because it was so unfriendly.</w:t>
      </w:r>
      <w:r w:rsidRPr="00D26305">
        <w:rPr>
          <w:rFonts w:ascii="Times New Roman" w:hAnsi="Times New Roman" w:cs="Times New Roman"/>
          <w:sz w:val="28"/>
          <w:szCs w:val="28"/>
        </w:rPr>
        <w:br/>
        <w:t>→ It was _________________________________________________________</w:t>
      </w:r>
    </w:p>
    <w:p w14:paraId="1DBCC1F3" w14:textId="77777777" w:rsidR="003C0235" w:rsidRPr="00D26305" w:rsidRDefault="003C0235" w:rsidP="003C02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It was such unfriendly town that we left it immediately</w:t>
      </w:r>
    </w:p>
    <w:p w14:paraId="6D694757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Because the economy grew fast, there was a need for faster and more efficient transport.</w:t>
      </w:r>
      <w:r w:rsidRPr="00D26305">
        <w:rPr>
          <w:rFonts w:ascii="Times New Roman" w:hAnsi="Times New Roman" w:cs="Times New Roman"/>
          <w:sz w:val="28"/>
          <w:szCs w:val="28"/>
        </w:rPr>
        <w:br/>
        <w:t>→ Because of ____________________________________________</w:t>
      </w:r>
    </w:p>
    <w:p w14:paraId="7AE2BA0E" w14:textId="77777777" w:rsidR="003C0235" w:rsidRPr="00D26305" w:rsidRDefault="003C0235" w:rsidP="003C023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26305">
        <w:rPr>
          <w:rFonts w:ascii="Times New Roman" w:hAnsi="Times New Roman" w:cs="Times New Roman"/>
          <w:b/>
          <w:sz w:val="28"/>
          <w:szCs w:val="28"/>
          <w:highlight w:val="yellow"/>
        </w:rPr>
        <w:t>Because of the fast growth of the economy, there was a need for faster and more efficient transport.</w:t>
      </w:r>
    </w:p>
    <w:p w14:paraId="6708A930" w14:textId="77777777" w:rsidR="003C0235" w:rsidRPr="00D26305" w:rsidRDefault="003C0235" w:rsidP="00802D71">
      <w:pPr>
        <w:pStyle w:val="ListParagraph"/>
        <w:numPr>
          <w:ilvl w:val="0"/>
          <w:numId w:val="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book is on the shelf. I borrowed the book from the library.</w:t>
      </w:r>
    </w:p>
    <w:p w14:paraId="524F8B40" w14:textId="77777777" w:rsidR="003C0235" w:rsidRPr="00D26305" w:rsidRDefault="003C0235" w:rsidP="003C0235">
      <w:pPr>
        <w:pStyle w:val="ListParagraph"/>
        <w:widowControl w:val="0"/>
        <w:numPr>
          <w:ilvl w:val="0"/>
          <w:numId w:val="11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D26305">
        <w:rPr>
          <w:rStyle w:val="Strong"/>
          <w:rFonts w:ascii="Times New Roman" w:hAnsi="Times New Roman" w:cs="Times New Roman"/>
          <w:sz w:val="28"/>
          <w:szCs w:val="28"/>
        </w:rPr>
        <w:t>The book ______________________________________________________</w:t>
      </w:r>
    </w:p>
    <w:p w14:paraId="509DF6E8" w14:textId="77777777" w:rsidR="003C0235" w:rsidRPr="00D26305" w:rsidRDefault="003C0235" w:rsidP="003C0235">
      <w:pPr>
        <w:shd w:val="clear" w:color="auto" w:fill="FFFFFF"/>
        <w:spacing w:after="0" w:line="240" w:lineRule="auto"/>
        <w:ind w:left="360"/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D26305">
        <w:rPr>
          <w:rStyle w:val="Strong"/>
          <w:rFonts w:ascii="Times New Roman" w:hAnsi="Times New Roman" w:cs="Times New Roman"/>
          <w:sz w:val="28"/>
          <w:szCs w:val="28"/>
          <w:highlight w:val="yellow"/>
        </w:rPr>
        <w:t>The book which I borrowed from the library is on the shelf</w:t>
      </w:r>
    </w:p>
    <w:p w14:paraId="57160842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“Don’t litter in public anymore to keep the environment clean.”</w:t>
      </w:r>
      <w:r w:rsidRPr="00D26305">
        <w:rPr>
          <w:rFonts w:ascii="Times New Roman" w:hAnsi="Times New Roman" w:cs="Times New Roman"/>
          <w:sz w:val="28"/>
          <w:szCs w:val="28"/>
        </w:rPr>
        <w:br/>
        <w:t>→ The environmentalist suggested we __________________________________________</w:t>
      </w:r>
    </w:p>
    <w:p w14:paraId="0347ADFD" w14:textId="77777777" w:rsidR="003C0235" w:rsidRPr="00D26305" w:rsidRDefault="003C0235" w:rsidP="003C0235">
      <w:pPr>
        <w:pStyle w:val="ListParagraph"/>
        <w:shd w:val="clear" w:color="auto" w:fill="FFFFFF"/>
        <w:ind w:left="36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The environmentalist suggested we (should) not litter in public anymore to keep the environment clean</w:t>
      </w:r>
    </w:p>
    <w:p w14:paraId="6523461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lastRenderedPageBreak/>
        <w:t>My parents always disagree with me on this issue.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wish ____________________________________________.</w:t>
      </w:r>
    </w:p>
    <w:p w14:paraId="1544A49E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highlight w:val="yellow"/>
        </w:rPr>
        <w:t>→ I wish my parents agreed with me on this issue.</w:t>
      </w:r>
    </w:p>
    <w:p w14:paraId="056C071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asked me: “Have you completed your application form?”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She asked me ______________________________________.</w:t>
      </w:r>
    </w:p>
    <w:p w14:paraId="1C5887A0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→ She asked me if/whether I had completed my application form.</w:t>
      </w:r>
    </w:p>
    <w:p w14:paraId="0B57B42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last visited my old school two years ago.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haven’t __________________________________________.</w:t>
      </w:r>
    </w:p>
    <w:p w14:paraId="3EA8253F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→ I haven’t visited my old school for two years.</w:t>
      </w:r>
    </w:p>
    <w:p w14:paraId="53A9C83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only thing is how to pass the exam. It makes me so worried now. (using relative clause)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_________________________________________________.</w:t>
      </w:r>
    </w:p>
    <w:p w14:paraId="3373AAA5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highlight w:val="yellow"/>
        </w:rPr>
        <w:t>→ The only thing that makes me so worried now is how to pass the exam.</w:t>
      </w:r>
    </w:p>
    <w:p w14:paraId="776657A7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Paul was very busy, but he still managed to spend time with us.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In spite __________________________________________.</w:t>
      </w:r>
    </w:p>
    <w:p w14:paraId="2C3D8819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highlight w:val="yellow"/>
        </w:rPr>
        <w:t>→ In spite of being very busy, Paul still managed to spend time with us.</w:t>
      </w:r>
    </w:p>
    <w:p w14:paraId="4F9AE63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parents are busy, so they can’t go to the movie with me tonight.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If ________________________________________________.</w:t>
      </w:r>
    </w:p>
    <w:p w14:paraId="047FDD73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highlight w:val="yellow"/>
        </w:rPr>
        <w:t>→ If my parents were not busy, they could go to the movie with me tonight.</w:t>
      </w:r>
    </w:p>
    <w:p w14:paraId="385F4118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furniture was so expensive that I didn’t buy it.</w:t>
      </w:r>
    </w:p>
    <w:p w14:paraId="39511807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Cambria Math" w:eastAsia="Times New Roman" w:hAnsi="Cambria Math" w:cs="Cambria Math"/>
          <w:sz w:val="28"/>
          <w:szCs w:val="28"/>
        </w:rPr>
        <w:t>↳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The furniture was too________________________________________________.</w:t>
      </w:r>
    </w:p>
    <w:p w14:paraId="77138401" w14:textId="77777777" w:rsidR="003C0235" w:rsidRPr="00D26305" w:rsidRDefault="003C0235" w:rsidP="003C0235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highlight w:val="yellow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The furniture was too expensive for me to buy</w:t>
      </w:r>
    </w:p>
    <w:p w14:paraId="42BC14CC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advised you to put your money in the bank.</w:t>
      </w:r>
    </w:p>
    <w:p w14:paraId="4476A875" w14:textId="77777777" w:rsidR="003C0235" w:rsidRPr="00D26305" w:rsidRDefault="003C0235" w:rsidP="003C0235">
      <w:pPr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Cambria Math" w:eastAsia="Times New Roman" w:hAnsi="Cambria Math" w:cs="Cambria Math"/>
          <w:sz w:val="28"/>
          <w:szCs w:val="28"/>
        </w:rPr>
        <w:t>↳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You’d better________________________________________________.</w:t>
      </w:r>
    </w:p>
    <w:p w14:paraId="17295BE2" w14:textId="77777777" w:rsidR="003C0235" w:rsidRPr="00D26305" w:rsidRDefault="003C0235" w:rsidP="003C0235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highlight w:val="yellow"/>
        </w:rPr>
      </w:pPr>
      <w:r w:rsidRPr="00D26305">
        <w:rPr>
          <w:rFonts w:ascii="Times New Roman" w:hAnsi="Times New Roman" w:cs="Times New Roman"/>
          <w:sz w:val="28"/>
          <w:szCs w:val="28"/>
          <w:highlight w:val="yellow"/>
        </w:rPr>
        <w:t>You’d better put your money in the bank.</w:t>
      </w:r>
    </w:p>
    <w:p w14:paraId="412C985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fisherman’s family earns a living by selling seafood at the market. (live on)</w:t>
      </w:r>
      <w:r w:rsidRPr="00D26305">
        <w:rPr>
          <w:sz w:val="28"/>
          <w:szCs w:val="28"/>
          <w:lang w:bidi="en-US"/>
        </w:rPr>
        <w:br/>
        <w:t>→ ____________________________________________________________.</w:t>
      </w:r>
    </w:p>
    <w:p w14:paraId="66DD8F6E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→ The fisherman’s family lives on selling seafood at the market.</w:t>
      </w:r>
    </w:p>
    <w:p w14:paraId="5CD46DE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woman lives next door. She sometimes helps me with my shopping.</w:t>
      </w:r>
      <w:r w:rsidRPr="00D26305">
        <w:rPr>
          <w:sz w:val="28"/>
          <w:szCs w:val="28"/>
          <w:lang w:bidi="en-US"/>
        </w:rPr>
        <w:br/>
        <w:t>→ The woman_______________________________________________________.</w:t>
      </w:r>
    </w:p>
    <w:p w14:paraId="5C88922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The woman who lives next door sometimes helps me with my shopping.</w:t>
      </w:r>
    </w:p>
    <w:p w14:paraId="7E5ACEB5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He refused the job offer in spite of the high salary.</w:t>
      </w:r>
    </w:p>
    <w:p w14:paraId="7CB8E3F8" w14:textId="77777777" w:rsidR="003C0235" w:rsidRPr="00D26305" w:rsidRDefault="003C0235" w:rsidP="003C0235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Although ______________________________________________________</w:t>
      </w:r>
    </w:p>
    <w:p w14:paraId="5C0EA8CA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rFonts w:eastAsiaTheme="minorHAnsi"/>
          <w:kern w:val="2"/>
          <w:sz w:val="28"/>
          <w:szCs w:val="28"/>
          <w14:ligatures w14:val="standardContextual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Although the salary was high, he refused the job offer.</w:t>
      </w:r>
    </w:p>
    <w:p w14:paraId="396E256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Her elder sister gave Mai most of her clothes( hand down)</w:t>
      </w:r>
    </w:p>
    <w:p w14:paraId="519E8A7B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=&gt;______________________________________________________</w:t>
      </w:r>
    </w:p>
    <w:p w14:paraId="4A33804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  <w:highlight w:val="yellow"/>
        </w:rPr>
        <w:lastRenderedPageBreak/>
        <w:t>=&gt; Mai’s elder sister handed down most of her clothes to her.</w:t>
      </w:r>
    </w:p>
    <w:p w14:paraId="34CC02D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360"/>
          <w:tab w:val="left" w:pos="426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children are excited with the difficult games.</w:t>
      </w:r>
    </w:p>
    <w:p w14:paraId="1196126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  <w:r w:rsidRPr="00D26305">
        <w:rPr>
          <w:i/>
          <w:iCs/>
          <w:color w:val="0000CC"/>
          <w:sz w:val="28"/>
          <w:szCs w:val="28"/>
        </w:rPr>
        <w:sym w:font="Wingdings" w:char="F0E0"/>
      </w:r>
      <w:r w:rsidRPr="00D26305">
        <w:rPr>
          <w:i/>
          <w:iCs/>
          <w:color w:val="0000CC"/>
          <w:sz w:val="28"/>
          <w:szCs w:val="28"/>
        </w:rPr>
        <w:t xml:space="preserve"> </w:t>
      </w:r>
      <w:r w:rsidRPr="00D26305">
        <w:rPr>
          <w:sz w:val="28"/>
          <w:szCs w:val="28"/>
        </w:rPr>
        <w:t>The _____</w:t>
      </w:r>
      <w:r w:rsidRPr="00D26305">
        <w:rPr>
          <w:i/>
          <w:sz w:val="28"/>
          <w:szCs w:val="28"/>
        </w:rPr>
        <w:t>______________________________________________________________</w:t>
      </w:r>
    </w:p>
    <w:p w14:paraId="454BDB0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Cs/>
          <w:sz w:val="28"/>
          <w:szCs w:val="28"/>
        </w:rPr>
      </w:pPr>
      <w:r w:rsidRPr="00D26305">
        <w:rPr>
          <w:iCs/>
          <w:sz w:val="28"/>
          <w:szCs w:val="28"/>
          <w:highlight w:val="yellow"/>
        </w:rPr>
        <w:t>=&gt; The more difficult games are, the more excited the children are.</w:t>
      </w:r>
    </w:p>
    <w:p w14:paraId="0A1E291C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My brother can't swim. He wants to join the swimming team.</w:t>
      </w:r>
    </w:p>
    <w:p w14:paraId="421BC5ED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Cs/>
          <w:sz w:val="28"/>
          <w:szCs w:val="28"/>
        </w:rPr>
      </w:pPr>
      <w:r w:rsidRPr="00D26305">
        <w:rPr>
          <w:color w:val="000000"/>
          <w:sz w:val="28"/>
          <w:szCs w:val="28"/>
        </w:rPr>
        <w:t>=&gt;My brother wishes ________________________________________________.</w:t>
      </w:r>
    </w:p>
    <w:p w14:paraId="3E84FC2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iCs/>
          <w:sz w:val="28"/>
          <w:szCs w:val="28"/>
        </w:rPr>
      </w:pPr>
      <w:r w:rsidRPr="00D26305">
        <w:rPr>
          <w:iCs/>
          <w:sz w:val="28"/>
          <w:szCs w:val="28"/>
          <w:highlight w:val="yellow"/>
        </w:rPr>
        <w:t>My</w:t>
      </w:r>
      <w:r w:rsidRPr="00D26305">
        <w:rPr>
          <w:b/>
          <w:bCs/>
          <w:iCs/>
          <w:sz w:val="28"/>
          <w:szCs w:val="28"/>
          <w:highlight w:val="yellow"/>
        </w:rPr>
        <w:t xml:space="preserve"> brother wishes he could swim to join the swimming team.</w:t>
      </w:r>
    </w:p>
    <w:p w14:paraId="0EC9281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It has been 5 years since I moved to a new city.</w:t>
      </w:r>
    </w:p>
    <w:p w14:paraId="56142411" w14:textId="77777777" w:rsidR="003C0235" w:rsidRPr="00D26305" w:rsidRDefault="003C0235" w:rsidP="003C0235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I last_______________________________________________________________</w:t>
      </w:r>
    </w:p>
    <w:p w14:paraId="5DB889F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last moved to a new city 5 years ago</w:t>
      </w:r>
    </w:p>
    <w:p w14:paraId="0B920195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"How about exchanging this music player for another one?" said Lucy.</w:t>
      </w:r>
      <w:r w:rsidRPr="00D26305">
        <w:rPr>
          <w:sz w:val="28"/>
          <w:szCs w:val="28"/>
        </w:rPr>
        <w:br/>
      </w:r>
      <w:r w:rsidRPr="00D26305">
        <w:rPr>
          <w:b/>
          <w:bCs/>
          <w:sz w:val="28"/>
          <w:szCs w:val="28"/>
        </w:rPr>
        <w:t xml:space="preserve">→ </w:t>
      </w:r>
      <w:r w:rsidRPr="00D26305">
        <w:rPr>
          <w:sz w:val="28"/>
          <w:szCs w:val="28"/>
        </w:rPr>
        <w:t>Lucy advised that I ___________________________________________________.</w:t>
      </w:r>
    </w:p>
    <w:p w14:paraId="7B5368B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496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</w:rPr>
        <w:t>Lucy advised that I (should) exchange that music player for another one</w:t>
      </w:r>
    </w:p>
    <w:p w14:paraId="697552C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  <w:r w:rsidRPr="00D26305">
        <w:rPr>
          <w:i/>
          <w:iCs/>
          <w:color w:val="0000CC"/>
          <w:sz w:val="28"/>
          <w:szCs w:val="28"/>
        </w:rPr>
        <w:sym w:font="Wingdings" w:char="F0E0"/>
      </w:r>
      <w:r w:rsidRPr="00D26305">
        <w:rPr>
          <w:i/>
          <w:iCs/>
          <w:color w:val="0000CC"/>
          <w:sz w:val="28"/>
          <w:szCs w:val="28"/>
        </w:rPr>
        <w:t xml:space="preserve"> </w:t>
      </w:r>
      <w:r w:rsidRPr="00D26305">
        <w:rPr>
          <w:sz w:val="28"/>
          <w:szCs w:val="28"/>
        </w:rPr>
        <w:t>The _____</w:t>
      </w:r>
      <w:r w:rsidRPr="00D26305">
        <w:rPr>
          <w:i/>
          <w:sz w:val="28"/>
          <w:szCs w:val="28"/>
        </w:rPr>
        <w:t>___________________________________________________________</w:t>
      </w:r>
    </w:p>
    <w:p w14:paraId="54F626A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  <w:r w:rsidRPr="00D26305">
        <w:rPr>
          <w:i/>
          <w:sz w:val="28"/>
          <w:szCs w:val="28"/>
          <w:highlight w:val="yellow"/>
        </w:rPr>
        <w:t>The more books you read, the more knowledge you will have</w:t>
      </w:r>
    </w:p>
    <w:p w14:paraId="0236175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Her elder sister gave Mai most of her clothes( hand down)</w:t>
      </w:r>
    </w:p>
    <w:p w14:paraId="7029EDF8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=&gt;______________________________________________________</w:t>
      </w:r>
    </w:p>
    <w:p w14:paraId="139B37FD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Her elder sister handed down most of her clothes to Mai</w:t>
      </w:r>
    </w:p>
    <w:p w14:paraId="44BF96E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It’s a pity that I don't live closer to my best friend.</w:t>
      </w:r>
    </w:p>
    <w:p w14:paraId="050C623A" w14:textId="77777777" w:rsidR="003C0235" w:rsidRPr="00D26305" w:rsidRDefault="003C0235" w:rsidP="003C0235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 wish ____________________________________________________________.</w:t>
      </w:r>
    </w:p>
    <w:p w14:paraId="472103CA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I wish I lived closer to my best friend.</w:t>
      </w:r>
    </w:p>
    <w:p w14:paraId="589B497A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His graduation day was the last time he really enjoyed himself. </w:t>
      </w:r>
    </w:p>
    <w:p w14:paraId="585EB924" w14:textId="77777777" w:rsidR="003C0235" w:rsidRPr="00D26305" w:rsidRDefault="003C0235" w:rsidP="003C0235">
      <w:pPr>
        <w:pStyle w:val="ListParagraph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The last time_________________________________________________________</w:t>
      </w:r>
    </w:p>
    <w:p w14:paraId="44F18287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i/>
          <w:iCs/>
          <w:sz w:val="28"/>
          <w:szCs w:val="28"/>
          <w:highlight w:val="yellow"/>
          <w:lang w:bidi="en-US"/>
        </w:rPr>
        <w:t>The last time he really enjoyed himself was on his graduation day.</w:t>
      </w:r>
    </w:p>
    <w:p w14:paraId="002956D4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" Don't forget to give the book back to Mary," he said to me.</w:t>
      </w:r>
    </w:p>
    <w:p w14:paraId="4CF4B810" w14:textId="77777777" w:rsidR="003C0235" w:rsidRPr="00D26305" w:rsidRDefault="003C0235" w:rsidP="003C023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He reminded me ____________________________________________</w:t>
      </w:r>
    </w:p>
    <w:p w14:paraId="63462EB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  <w:highlight w:val="yellow"/>
        </w:rPr>
        <w:t>He reminded me to give the book back to Mary</w:t>
      </w:r>
    </w:p>
    <w:p w14:paraId="167B99E6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It's necessary for parents to monitor their children's screen time.</w:t>
      </w:r>
      <w:r w:rsidRPr="00D26305">
        <w:rPr>
          <w:sz w:val="28"/>
          <w:szCs w:val="28"/>
        </w:rPr>
        <w:br/>
      </w:r>
      <w:r w:rsidRPr="00D26305">
        <w:rPr>
          <w:b/>
          <w:bCs/>
          <w:sz w:val="28"/>
          <w:szCs w:val="28"/>
        </w:rPr>
        <w:t xml:space="preserve">→ </w:t>
      </w:r>
      <w:r w:rsidRPr="00D26305">
        <w:rPr>
          <w:sz w:val="28"/>
          <w:szCs w:val="28"/>
        </w:rPr>
        <w:t>I recommend ________________________________________________________.</w:t>
      </w:r>
    </w:p>
    <w:p w14:paraId="1ECBB77E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  <w:highlight w:val="yellow"/>
        </w:rPr>
        <w:t>I recommend (that) parents (should) monitor their children’s screen time</w:t>
      </w:r>
    </w:p>
    <w:p w14:paraId="084B135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This bag is too heavy for her to carry.</w:t>
      </w:r>
    </w:p>
    <w:p w14:paraId="4331139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=&gt;This bag________________________________________________________________</w:t>
      </w:r>
    </w:p>
    <w:p w14:paraId="4CCA84A4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  <w:highlight w:val="yellow"/>
        </w:rPr>
        <w:t>This bag is not light enough for her to carry</w:t>
      </w:r>
    </w:p>
    <w:p w14:paraId="104F652B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I am reading the book. It was written by a famous writer.</w:t>
      </w:r>
    </w:p>
    <w:p w14:paraId="50E8D113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=&gt;The book ________________________________________________________</w:t>
      </w:r>
    </w:p>
    <w:p w14:paraId="0EA9B76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highlight w:val="yellow"/>
          <w:lang w:bidi="en-US"/>
        </w:rPr>
        <w:t>The book I am reading was written by a famous writer.</w:t>
      </w:r>
    </w:p>
    <w:p w14:paraId="0B21719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lastRenderedPageBreak/>
        <w:t>The patient was so weak that he couldn’t walk without help.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patient was too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1D0FB075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The patient was too weak to walk without help.</w:t>
      </w:r>
    </w:p>
    <w:p w14:paraId="7DF142F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Oliver came to help people. Their houses were destroyed in the earthquake.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Oliver came to help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2BA38627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Oliver came to help people whose houses were destroyed in the earthquake.</w:t>
      </w:r>
    </w:p>
    <w:p w14:paraId="3B5E6075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last time Tony had a medical check-up was a year ago.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It has been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</w:t>
      </w:r>
    </w:p>
    <w:p w14:paraId="2EA73DA0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It has been a year since Tony last had a medical check-up.</w:t>
      </w:r>
    </w:p>
    <w:p w14:paraId="60F3E3C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In spite of its small size, the cat caught the mouse successfully.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Although the cat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</w:t>
      </w:r>
    </w:p>
    <w:p w14:paraId="07768CDC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Although the cat was small, it caught the mouse successfully.</w:t>
      </w:r>
    </w:p>
    <w:p w14:paraId="6A068A8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You had better reduce the amount of sugar in your diet.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You had better cut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</w:t>
      </w:r>
    </w:p>
    <w:p w14:paraId="17FDE04C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You had better cut down on the amount of sugar in your diet.</w:t>
      </w:r>
    </w:p>
    <w:p w14:paraId="0192895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Let’s look at what we’ve done on our project.</w:t>
      </w:r>
      <w:r w:rsidRPr="00D26305">
        <w:rPr>
          <w:rFonts w:ascii="Times New Roman" w:hAnsi="Times New Roman" w:cs="Times New Roman"/>
          <w:sz w:val="28"/>
          <w:szCs w:val="28"/>
        </w:rPr>
        <w:br/>
        <w:t>→ I suggest____________________________________________</w:t>
      </w:r>
    </w:p>
    <w:p w14:paraId="6DACB91B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 suggest looking at what we’ve done on our project.</w:t>
      </w:r>
    </w:p>
    <w:p w14:paraId="1646387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brother spent the morning reading the school rules and regulations</w:t>
      </w:r>
      <w:r w:rsidRPr="00D26305">
        <w:rPr>
          <w:rFonts w:ascii="Times New Roman" w:hAnsi="Times New Roman" w:cs="Times New Roman"/>
          <w:sz w:val="28"/>
          <w:szCs w:val="28"/>
        </w:rPr>
        <w:br/>
        <w:t>→ It took____________________________________________</w:t>
      </w:r>
    </w:p>
    <w:p w14:paraId="1EF13C1F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It took my brother the morning to read the school rules and regulations</w:t>
      </w:r>
    </w:p>
    <w:p w14:paraId="279C33A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“Is this trip suitable for elderly people?”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Nam asked the woman____________________________________________</w:t>
      </w:r>
    </w:p>
    <w:p w14:paraId="2E763E99" w14:textId="77777777" w:rsidR="003C0235" w:rsidRPr="00D26305" w:rsidRDefault="003C0235" w:rsidP="003C0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Mr. Nam asked the woman if/whether that trip was suitable for elderly people.</w:t>
      </w:r>
    </w:p>
    <w:p w14:paraId="5E07D0EF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The only thing is how to pass the exam. It makes me so worried now. </w:t>
      </w:r>
    </w:p>
    <w:p w14:paraId="6CE74D5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The only thing __________________________________________________</w:t>
      </w:r>
    </w:p>
    <w:p w14:paraId="008E1D3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i/>
          <w:iCs/>
          <w:color w:val="000000" w:themeColor="text1"/>
          <w:sz w:val="28"/>
          <w:szCs w:val="28"/>
          <w:highlight w:val="yellow"/>
          <w:lang w:bidi="en-US"/>
        </w:rPr>
        <w:t>The only thing that makes me so worried now is how to pass the exam.</w:t>
      </w:r>
    </w:p>
    <w:p w14:paraId="67041D3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I enjoy going for a walk in the park. It helps me clear my mind after a long day of work. (</w:t>
      </w:r>
      <w:r w:rsidRPr="00D26305">
        <w:rPr>
          <w:b/>
          <w:bCs/>
          <w:color w:val="000000" w:themeColor="text1"/>
          <w:sz w:val="28"/>
          <w:szCs w:val="28"/>
          <w:lang w:bidi="en-US"/>
        </w:rPr>
        <w:t>BECAUSE</w:t>
      </w:r>
      <w:r w:rsidRPr="00D26305">
        <w:rPr>
          <w:color w:val="000000" w:themeColor="text1"/>
          <w:sz w:val="28"/>
          <w:szCs w:val="28"/>
          <w:lang w:bidi="en-US"/>
        </w:rPr>
        <w:t>)</w:t>
      </w:r>
    </w:p>
    <w:p w14:paraId="23E11348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________________________________________________________________</w:t>
      </w:r>
    </w:p>
    <w:p w14:paraId="0CAD89BA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color w:val="000000" w:themeColor="text1"/>
          <w:sz w:val="28"/>
          <w:szCs w:val="28"/>
          <w:lang w:bidi="en-US"/>
        </w:rPr>
      </w:pP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I enjoy going for a walk in the park because it helps me clear my mind after a long day of work.</w:t>
      </w:r>
    </w:p>
    <w:p w14:paraId="78894C81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It is raining heavily. We decided to go for a hike in the mountains. </w:t>
      </w:r>
    </w:p>
    <w:p w14:paraId="4648E9F3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 Despite ___________________________________________________</w:t>
      </w:r>
    </w:p>
    <w:p w14:paraId="7643D72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Despite the heavy rain, we decided to go for a hike in the mountains.</w:t>
      </w:r>
      <w:r w:rsidRPr="00D26305">
        <w:rPr>
          <w:color w:val="000000" w:themeColor="text1"/>
          <w:sz w:val="28"/>
          <w:szCs w:val="28"/>
          <w:lang w:bidi="en-US"/>
        </w:rPr>
        <w:t xml:space="preserve"> </w:t>
      </w:r>
    </w:p>
    <w:p w14:paraId="23A1149C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 Eating fruits and vegetables is necessary for a healthy diet.</w:t>
      </w:r>
    </w:p>
    <w:p w14:paraId="75A075D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lastRenderedPageBreak/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It is</w:t>
      </w:r>
      <w:r w:rsidRPr="00D26305">
        <w:rPr>
          <w:b/>
          <w:bCs/>
          <w:color w:val="000000" w:themeColor="text1"/>
          <w:sz w:val="28"/>
          <w:szCs w:val="28"/>
          <w:lang w:bidi="en-US"/>
        </w:rPr>
        <w:t>_______________________________________________________________</w:t>
      </w:r>
    </w:p>
    <w:p w14:paraId="27D4C844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highlight w:val="yellow"/>
          <w:lang w:bidi="en-US"/>
        </w:rPr>
        <w:t xml:space="preserve">→ </w:t>
      </w: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It is necessary to eat fruits and vegetables for a healthy diet.</w:t>
      </w:r>
    </w:p>
    <w:p w14:paraId="29139D90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My parents are busy, so they can’t go to the movie with me tonight.</w:t>
      </w:r>
    </w:p>
    <w:p w14:paraId="7090746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If _____________________________________________________________</w:t>
      </w:r>
    </w:p>
    <w:p w14:paraId="70CD899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color w:val="000000" w:themeColor="text1"/>
          <w:sz w:val="28"/>
          <w:szCs w:val="28"/>
          <w:lang w:bidi="en-US"/>
        </w:rPr>
      </w:pP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If my parents weren’t busy, they could go to the movie with me tonight.</w:t>
      </w:r>
    </w:p>
    <w:p w14:paraId="1825979E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 Huong doesn’t have a luxurious Chanel bag.</w:t>
      </w:r>
    </w:p>
    <w:p w14:paraId="75364FCD" w14:textId="77777777" w:rsidR="003C0235" w:rsidRPr="00D26305" w:rsidRDefault="003C0235" w:rsidP="003C02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Huong wishes ____________________________________________________________</w:t>
      </w:r>
    </w:p>
    <w:p w14:paraId="3FA06FA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 </w:t>
      </w: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Huong wishes she had a luxurious Chanel bag.</w:t>
      </w:r>
    </w:p>
    <w:p w14:paraId="08E7F6AB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Lan asked Dung: “How do you focus on studying so effectively?”</w:t>
      </w:r>
    </w:p>
    <w:p w14:paraId="45EEBCE9" w14:textId="77777777" w:rsidR="003C0235" w:rsidRPr="00D26305" w:rsidRDefault="003C0235" w:rsidP="003C0235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Lan asked Dung __________________________________________</w:t>
      </w:r>
    </w:p>
    <w:p w14:paraId="72D218B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color w:val="000000" w:themeColor="text1"/>
          <w:sz w:val="28"/>
          <w:szCs w:val="28"/>
          <w:lang w:bidi="en-US"/>
        </w:rPr>
      </w:pP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Lan asked Dung how he/she focused on studying so effectively.</w:t>
      </w:r>
    </w:p>
    <w:p w14:paraId="010B687F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We last visited the Vietnam National Museum of History three months ago.</w:t>
      </w:r>
    </w:p>
    <w:p w14:paraId="2DB48A35" w14:textId="77777777" w:rsidR="003C0235" w:rsidRPr="00D26305" w:rsidRDefault="003C0235" w:rsidP="003C0235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We haven’t _______________________________________________</w:t>
      </w:r>
    </w:p>
    <w:p w14:paraId="0226E45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color w:val="000000" w:themeColor="text1"/>
          <w:sz w:val="28"/>
          <w:szCs w:val="28"/>
          <w:lang w:bidi="en-US"/>
        </w:rPr>
      </w:pPr>
      <w:r w:rsidRPr="00D26305">
        <w:rPr>
          <w:b/>
          <w:bCs/>
          <w:color w:val="000000" w:themeColor="text1"/>
          <w:sz w:val="28"/>
          <w:szCs w:val="28"/>
          <w:highlight w:val="yellow"/>
          <w:lang w:bidi="en-US"/>
        </w:rPr>
        <w:t>We haven’t visited the Vietnam National Museum of History for three months.</w:t>
      </w:r>
    </w:p>
    <w:p w14:paraId="7E8F232E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Kate really wants to have a chance to swim in the Dead Sea.</w:t>
      </w:r>
    </w:p>
    <w:p w14:paraId="544592D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Kate wishes __________________________________________________</w:t>
      </w:r>
    </w:p>
    <w:p w14:paraId="0C1F617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Kate wishes she had a chance to swim in the Dead Sea</w:t>
      </w:r>
    </w:p>
    <w:p w14:paraId="2AEB6C9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My family hasn’t gone on holiday together for six months.</w:t>
      </w:r>
    </w:p>
    <w:p w14:paraId="24B1026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The last time my family ___________________________________________</w:t>
      </w:r>
    </w:p>
    <w:p w14:paraId="35B6937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The last time my family went on holiday together was six months ago</w:t>
      </w:r>
    </w:p>
    <w:p w14:paraId="384533B2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 decide to buy an electric motorbike to reduce motorbike emissions,</w:t>
      </w:r>
    </w:p>
    <w:p w14:paraId="51DD1538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 make ___________________________________________________________</w:t>
      </w:r>
    </w:p>
    <w:p w14:paraId="2983F237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make a decision to buy an electric motorbike to reduce motorbike emissions,</w:t>
      </w:r>
    </w:p>
    <w:p w14:paraId="45EFFEE6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Some people like to watch the weather forecast program. It </w:t>
      </w:r>
      <w:proofErr w:type="spellStart"/>
      <w:r w:rsidRPr="00D26305">
        <w:rPr>
          <w:sz w:val="28"/>
          <w:szCs w:val="28"/>
          <w:lang w:bidi="en-US"/>
        </w:rPr>
        <w:t>broadcatsts</w:t>
      </w:r>
      <w:proofErr w:type="spellEnd"/>
      <w:r w:rsidRPr="00D26305">
        <w:rPr>
          <w:sz w:val="28"/>
          <w:szCs w:val="28"/>
          <w:lang w:bidi="en-US"/>
        </w:rPr>
        <w:t xml:space="preserve"> at 8.00 </w:t>
      </w:r>
      <w:proofErr w:type="spellStart"/>
      <w:r w:rsidRPr="00D26305">
        <w:rPr>
          <w:sz w:val="28"/>
          <w:szCs w:val="28"/>
          <w:lang w:bidi="en-US"/>
        </w:rPr>
        <w:t>p.m</w:t>
      </w:r>
      <w:proofErr w:type="spellEnd"/>
      <w:r w:rsidRPr="00D26305">
        <w:rPr>
          <w:sz w:val="28"/>
          <w:szCs w:val="28"/>
          <w:lang w:bidi="en-US"/>
        </w:rPr>
        <w:t xml:space="preserve"> every day.</w:t>
      </w:r>
    </w:p>
    <w:p w14:paraId="23128C02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=&gt;The weather forecast program __________________________________________</w:t>
      </w:r>
    </w:p>
    <w:p w14:paraId="1991E30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 xml:space="preserve">The weather forecast program which some people like to watch broadcasts at 8.00 </w:t>
      </w:r>
      <w:proofErr w:type="spellStart"/>
      <w:r w:rsidRPr="00D26305">
        <w:rPr>
          <w:b/>
          <w:bCs/>
          <w:sz w:val="28"/>
          <w:szCs w:val="28"/>
          <w:highlight w:val="yellow"/>
          <w:lang w:bidi="en-US"/>
        </w:rPr>
        <w:t>p.m</w:t>
      </w:r>
      <w:proofErr w:type="spellEnd"/>
      <w:r w:rsidRPr="00D26305">
        <w:rPr>
          <w:b/>
          <w:bCs/>
          <w:sz w:val="28"/>
          <w:szCs w:val="28"/>
          <w:highlight w:val="yellow"/>
          <w:lang w:bidi="en-US"/>
        </w:rPr>
        <w:t xml:space="preserve"> every day.</w:t>
      </w:r>
    </w:p>
    <w:p w14:paraId="0CBF1CCC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Place more garbage bins around here or people will throw trash on the ground</w:t>
      </w:r>
    </w:p>
    <w:p w14:paraId="1AC079C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If ____________________________________________________________</w:t>
      </w:r>
    </w:p>
    <w:p w14:paraId="650BAB1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If you don’t place more garbage bins around here, people will throw trash on the ground</w:t>
      </w:r>
    </w:p>
    <w:p w14:paraId="0BAE8FBC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“Will you visit some natural wonders oversea this summer?”</w:t>
      </w:r>
    </w:p>
    <w:p w14:paraId="42CCC9A2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Mi asked Nam __________________________________________________________</w:t>
      </w:r>
    </w:p>
    <w:p w14:paraId="4560176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Mi asked Nam if he would visit some natural wonders oversea that summer.</w:t>
      </w:r>
    </w:p>
    <w:p w14:paraId="126DC1AD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Let’s use electricity economically.</w:t>
      </w:r>
    </w:p>
    <w:p w14:paraId="17ABD0B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What about __________________________________________________________</w:t>
      </w:r>
    </w:p>
    <w:p w14:paraId="35736954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What about using electricity economically?</w:t>
      </w:r>
    </w:p>
    <w:p w14:paraId="279C9BB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lastRenderedPageBreak/>
        <w:t>The road was so bumpy that the car ride was uncomfortable.</w:t>
      </w:r>
    </w:p>
    <w:p w14:paraId="3E0EEABD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It was _________________________________________________________________</w:t>
      </w:r>
    </w:p>
    <w:p w14:paraId="5D502907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It was such a bumpy road that the car ride was uncomfortable</w:t>
      </w:r>
    </w:p>
    <w:p w14:paraId="77C6938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The teacher was too tired to teach us how to swim.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The teacher was not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 xml:space="preserve">→ The teacher was not energetic enough to teach us how to swim. </w:t>
      </w:r>
    </w:p>
    <w:p w14:paraId="18177E76" w14:textId="77777777" w:rsidR="003C0235" w:rsidRPr="00D26305" w:rsidRDefault="003C0235" w:rsidP="003C0235">
      <w:pPr>
        <w:pStyle w:val="ListParagraph"/>
        <w:spacing w:after="160"/>
        <w:ind w:left="36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The teacher was not well enough to teach us how to swim.</w:t>
      </w:r>
    </w:p>
    <w:p w14:paraId="585B409E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She can’t go to school today because she is ill.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If she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If she weren't ill, she could go to school today.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CADFB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My sister began to learn English when she was six years old.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My sister has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 xml:space="preserve">→ My sister has learned English since she was six years old. </w:t>
      </w:r>
    </w:p>
    <w:p w14:paraId="64F6368A" w14:textId="77777777" w:rsidR="003C0235" w:rsidRPr="00D26305" w:rsidRDefault="003C0235" w:rsidP="003C0235">
      <w:pPr>
        <w:pStyle w:val="ListParagraph"/>
        <w:spacing w:after="160"/>
        <w:ind w:left="36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My sister has been learning English since she was six years old.</w:t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54974704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“Do you like the film Spiderman?” Sally said to me.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Sally asked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Sally asked me if/whether I liked the film Spiderman.</w:t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4A8C3A1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It rained very heavily. Many people came to the stadium.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Despite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Despite the heavy rain, many people came to the stadium.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9D9C2A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“Why don’t we collect those empty bottles for recycling?” said Robert.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Robert suggested that those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→ Robert suggested that those empty bottles (should) be collected for recycling.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97CAAE2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Michael loves to play football after school. (FOND)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Michael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Michael is fond of playing football after school.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EB47FB5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Sam is not as hard-working as Holly.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Holly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26305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→ Holly is more hard-working than Sam.</w:t>
      </w:r>
    </w:p>
    <w:p w14:paraId="69FAA019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Why don’t we go to the zoo?</w:t>
      </w:r>
      <w:r w:rsidRPr="00D26305">
        <w:rPr>
          <w:kern w:val="36"/>
          <w:sz w:val="28"/>
          <w:szCs w:val="28"/>
        </w:rPr>
        <w:br/>
        <w:t>=&gt; I suggest that _________________________________________________</w:t>
      </w:r>
      <w:r w:rsidRPr="00D26305">
        <w:rPr>
          <w:kern w:val="36"/>
          <w:sz w:val="28"/>
          <w:szCs w:val="28"/>
        </w:rPr>
        <w:br/>
        <w:t xml:space="preserve">→ I suggest that we (should) go to the zoo. </w:t>
      </w:r>
    </w:p>
    <w:p w14:paraId="4EDCD59E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Despite her poor memory, she told interesting stories to the children.</w:t>
      </w:r>
      <w:r w:rsidRPr="00D26305">
        <w:rPr>
          <w:kern w:val="36"/>
          <w:sz w:val="28"/>
          <w:szCs w:val="28"/>
        </w:rPr>
        <w:br/>
        <w:t>=&gt; Even though _________________________________________________</w:t>
      </w:r>
      <w:r w:rsidRPr="00D26305">
        <w:rPr>
          <w:kern w:val="36"/>
          <w:sz w:val="28"/>
          <w:szCs w:val="28"/>
        </w:rPr>
        <w:br/>
      </w:r>
      <w:r w:rsidRPr="00D26305">
        <w:rPr>
          <w:kern w:val="36"/>
          <w:sz w:val="28"/>
          <w:szCs w:val="28"/>
          <w:highlight w:val="yellow"/>
        </w:rPr>
        <w:t>→ Even though her memory was poor, she told interesting stories to the children.</w:t>
      </w:r>
      <w:r w:rsidRPr="00D26305">
        <w:rPr>
          <w:kern w:val="36"/>
          <w:sz w:val="28"/>
          <w:szCs w:val="28"/>
        </w:rPr>
        <w:t xml:space="preserve"> </w:t>
      </w:r>
    </w:p>
    <w:p w14:paraId="08FBF5E1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lastRenderedPageBreak/>
        <w:t>Mary is more intelligent than her sister.</w:t>
      </w:r>
      <w:r w:rsidRPr="00D26305">
        <w:rPr>
          <w:kern w:val="36"/>
          <w:sz w:val="28"/>
          <w:szCs w:val="28"/>
        </w:rPr>
        <w:br/>
        <w:t>=&gt; Mary’s sister is not _________________________________________________</w:t>
      </w:r>
      <w:r w:rsidRPr="00D26305">
        <w:rPr>
          <w:kern w:val="36"/>
          <w:sz w:val="28"/>
          <w:szCs w:val="28"/>
        </w:rPr>
        <w:br/>
        <w:t xml:space="preserve">→ </w:t>
      </w:r>
      <w:r w:rsidRPr="00D26305">
        <w:rPr>
          <w:kern w:val="36"/>
          <w:sz w:val="28"/>
          <w:szCs w:val="28"/>
          <w:highlight w:val="yellow"/>
        </w:rPr>
        <w:t>Mary’s sister is not as intelligent as her.</w:t>
      </w:r>
      <w:r w:rsidRPr="00D26305">
        <w:rPr>
          <w:kern w:val="36"/>
          <w:sz w:val="28"/>
          <w:szCs w:val="28"/>
        </w:rPr>
        <w:t xml:space="preserve"> </w:t>
      </w:r>
    </w:p>
    <w:p w14:paraId="4514664B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Study hard or you will fail in the next exams.</w:t>
      </w:r>
      <w:r w:rsidRPr="00D26305">
        <w:rPr>
          <w:kern w:val="36"/>
          <w:sz w:val="28"/>
          <w:szCs w:val="28"/>
        </w:rPr>
        <w:br/>
        <w:t>=&gt; If _________________________________________________</w:t>
      </w:r>
      <w:r w:rsidRPr="00D26305">
        <w:rPr>
          <w:kern w:val="36"/>
          <w:sz w:val="28"/>
          <w:szCs w:val="28"/>
        </w:rPr>
        <w:br/>
        <w:t xml:space="preserve">→ </w:t>
      </w:r>
      <w:r w:rsidRPr="00D26305">
        <w:rPr>
          <w:kern w:val="36"/>
          <w:sz w:val="28"/>
          <w:szCs w:val="28"/>
          <w:highlight w:val="yellow"/>
        </w:rPr>
        <w:t>If you do not study hard, you will fail in the next exams.</w:t>
      </w:r>
      <w:r w:rsidRPr="00D26305">
        <w:rPr>
          <w:kern w:val="36"/>
          <w:sz w:val="28"/>
          <w:szCs w:val="28"/>
        </w:rPr>
        <w:t xml:space="preserve"> </w:t>
      </w:r>
    </w:p>
    <w:p w14:paraId="3AA535DF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Loan often spends two hours learning English on the website 123.com.</w:t>
      </w:r>
      <w:r w:rsidRPr="00D26305">
        <w:rPr>
          <w:kern w:val="36"/>
          <w:sz w:val="28"/>
          <w:szCs w:val="28"/>
        </w:rPr>
        <w:br/>
        <w:t>=&gt; It takes _________________________________________________</w:t>
      </w:r>
      <w:r w:rsidRPr="00D26305">
        <w:rPr>
          <w:kern w:val="36"/>
          <w:sz w:val="28"/>
          <w:szCs w:val="28"/>
        </w:rPr>
        <w:br/>
        <w:t xml:space="preserve">→ </w:t>
      </w:r>
      <w:r w:rsidRPr="00D26305">
        <w:rPr>
          <w:kern w:val="36"/>
          <w:sz w:val="28"/>
          <w:szCs w:val="28"/>
          <w:highlight w:val="yellow"/>
        </w:rPr>
        <w:t>It takes Loan two hours to learn English on the website 123.com.</w:t>
      </w:r>
      <w:r w:rsidRPr="00D26305">
        <w:rPr>
          <w:kern w:val="36"/>
          <w:sz w:val="28"/>
          <w:szCs w:val="28"/>
        </w:rPr>
        <w:t xml:space="preserve"> </w:t>
      </w:r>
    </w:p>
    <w:p w14:paraId="6F1071B1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  <w:highlight w:val="yellow"/>
        </w:rPr>
      </w:pPr>
      <w:r w:rsidRPr="00D26305">
        <w:rPr>
          <w:kern w:val="36"/>
          <w:sz w:val="28"/>
          <w:szCs w:val="28"/>
        </w:rPr>
        <w:t>What a pity! I can’t speak English well.</w:t>
      </w:r>
      <w:r w:rsidRPr="00D26305">
        <w:rPr>
          <w:kern w:val="36"/>
          <w:sz w:val="28"/>
          <w:szCs w:val="28"/>
        </w:rPr>
        <w:br/>
        <w:t>=&gt; I wish _________________________________________________</w:t>
      </w:r>
      <w:r w:rsidRPr="00D26305">
        <w:rPr>
          <w:kern w:val="36"/>
          <w:sz w:val="28"/>
          <w:szCs w:val="28"/>
        </w:rPr>
        <w:br/>
        <w:t xml:space="preserve">→ </w:t>
      </w:r>
      <w:r w:rsidRPr="00D26305">
        <w:rPr>
          <w:kern w:val="36"/>
          <w:sz w:val="28"/>
          <w:szCs w:val="28"/>
          <w:highlight w:val="yellow"/>
        </w:rPr>
        <w:t xml:space="preserve">I wish I could speak English well. </w:t>
      </w:r>
    </w:p>
    <w:p w14:paraId="64E690A7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after="0" w:afterAutospacing="0"/>
        <w:outlineLvl w:val="1"/>
        <w:rPr>
          <w:kern w:val="36"/>
          <w:sz w:val="28"/>
          <w:szCs w:val="28"/>
          <w:highlight w:val="yellow"/>
        </w:rPr>
      </w:pPr>
      <w:r w:rsidRPr="00D26305">
        <w:rPr>
          <w:kern w:val="36"/>
          <w:sz w:val="28"/>
          <w:szCs w:val="28"/>
        </w:rPr>
        <w:t>I started learning English six years ago.</w:t>
      </w:r>
      <w:r w:rsidRPr="00D26305">
        <w:rPr>
          <w:kern w:val="36"/>
          <w:sz w:val="28"/>
          <w:szCs w:val="28"/>
        </w:rPr>
        <w:br/>
        <w:t>=&gt; I have _________________________________________________</w:t>
      </w:r>
      <w:r w:rsidRPr="00D26305">
        <w:rPr>
          <w:kern w:val="36"/>
          <w:sz w:val="28"/>
          <w:szCs w:val="28"/>
        </w:rPr>
        <w:br/>
      </w:r>
      <w:r w:rsidRPr="00D26305">
        <w:rPr>
          <w:kern w:val="36"/>
          <w:sz w:val="28"/>
          <w:szCs w:val="28"/>
          <w:highlight w:val="yellow"/>
        </w:rPr>
        <w:t xml:space="preserve">→ I have learned / learnt English for six years. </w:t>
      </w:r>
    </w:p>
    <w:p w14:paraId="7C485285" w14:textId="77777777" w:rsidR="003C0235" w:rsidRPr="00D26305" w:rsidRDefault="003C0235" w:rsidP="003C0235">
      <w:pPr>
        <w:pStyle w:val="NormalWeb"/>
        <w:spacing w:after="150"/>
        <w:ind w:left="9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  <w:highlight w:val="yellow"/>
        </w:rPr>
        <w:t>=&gt;I have been learning English for six years</w:t>
      </w:r>
    </w:p>
    <w:p w14:paraId="7D92C22E" w14:textId="77777777" w:rsidR="003C0235" w:rsidRPr="00D26305" w:rsidRDefault="003C0235" w:rsidP="00802D71">
      <w:pPr>
        <w:pStyle w:val="NormalWeb"/>
        <w:numPr>
          <w:ilvl w:val="0"/>
          <w:numId w:val="7"/>
        </w:numPr>
        <w:spacing w:before="0" w:beforeAutospacing="0" w:after="150" w:afterAutospacing="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The restaurant is so expensive that we can’t eat in that restaurant.</w:t>
      </w:r>
      <w:r w:rsidRPr="00D26305">
        <w:rPr>
          <w:kern w:val="36"/>
          <w:sz w:val="28"/>
          <w:szCs w:val="28"/>
        </w:rPr>
        <w:br/>
        <w:t>=&gt; The restaurant is too _________________________________________________</w:t>
      </w:r>
      <w:r w:rsidRPr="00D26305">
        <w:rPr>
          <w:kern w:val="36"/>
          <w:sz w:val="28"/>
          <w:szCs w:val="28"/>
        </w:rPr>
        <w:br/>
      </w:r>
      <w:r w:rsidRPr="00D26305">
        <w:rPr>
          <w:kern w:val="36"/>
          <w:sz w:val="28"/>
          <w:szCs w:val="28"/>
          <w:highlight w:val="yellow"/>
        </w:rPr>
        <w:t>→ The restaurant is too expensive for us to eat in.</w:t>
      </w:r>
    </w:p>
    <w:p w14:paraId="5572A31B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“Why don’t you take a day off tomorrow?” she said to me.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She suggested _________________________________________________________.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  <w:t xml:space="preserve">→ </w:t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She suggested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that I (should) take a day off the next day/ the following day.</w:t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 </w:t>
      </w:r>
    </w:p>
    <w:p w14:paraId="29E8347A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Mary doesn’t know how to make the cake.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Mary wishes 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Mary wishes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she knew how to make the cake.</w:t>
      </w:r>
      <w:r w:rsidRPr="00D26305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C31F4DA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It is five years since I last saw my cousin.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I haven’t _____________________________________________________________.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I haven’t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seen my cousin for five years.</w:t>
      </w:r>
      <w:r w:rsidRPr="00D26305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38B2271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Although he didn’t finish his work, he went to bed early.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In spite of ____________________________________________________________.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In spite of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not finishing his work, he went to bed early.</w:t>
      </w:r>
      <w:r w:rsidRPr="00D26305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7BB51B52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  <w:highlight w:val="yellow"/>
        </w:rPr>
      </w:pPr>
      <w:r w:rsidRPr="00D26305">
        <w:rPr>
          <w:rFonts w:ascii="Times New Roman" w:eastAsia="Times New Roman" w:hAnsi="Times New Roman"/>
          <w:sz w:val="28"/>
          <w:szCs w:val="28"/>
        </w:rPr>
        <w:t>The black dress is more expensive than the white one.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The white dress isn’t 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The white dress isn’t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as expensive as the black one.</w:t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 </w:t>
      </w:r>
    </w:p>
    <w:p w14:paraId="6DE6038F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I can’t show you the way to the nearest hospital because I don’t have a map.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If I _________________________________________________________________.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If I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had a map, I could show you the way to the nearest hospital.</w:t>
      </w:r>
      <w:r w:rsidRPr="00D26305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C237F02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lastRenderedPageBreak/>
        <w:t>Lan was given a gift on her birthday, so she was happy.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Lan was happy 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Lan was happy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because she was given a gift on her birthday.</w:t>
      </w:r>
      <w:r w:rsidRPr="00D26305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8CC4584" w14:textId="77777777" w:rsidR="003C0235" w:rsidRPr="00D26305" w:rsidRDefault="003C0235" w:rsidP="00802D71">
      <w:pPr>
        <w:pStyle w:val="NoSpacing"/>
        <w:numPr>
          <w:ilvl w:val="0"/>
          <w:numId w:val="7"/>
        </w:numPr>
        <w:tabs>
          <w:tab w:val="left" w:pos="360"/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i/>
          <w:iCs/>
          <w:sz w:val="28"/>
          <w:szCs w:val="28"/>
        </w:rPr>
      </w:pPr>
      <w:r w:rsidRPr="00D26305">
        <w:rPr>
          <w:rFonts w:ascii="Times New Roman" w:eastAsia="Times New Roman" w:hAnsi="Times New Roman"/>
          <w:sz w:val="28"/>
          <w:szCs w:val="28"/>
        </w:rPr>
        <w:t>I would rather read books than play video games.</w:t>
      </w:r>
      <w:r w:rsidRPr="00D26305">
        <w:rPr>
          <w:rFonts w:ascii="Times New Roman" w:eastAsia="Times New Roman" w:hAnsi="Times New Roman"/>
          <w:sz w:val="28"/>
          <w:szCs w:val="28"/>
        </w:rPr>
        <w:br/>
        <w:t>→ I prefer _____________________________________________________________.</w:t>
      </w:r>
      <w:r w:rsidRPr="00D26305">
        <w:rPr>
          <w:rFonts w:ascii="Times New Roman" w:eastAsia="Times New Roman" w:hAnsi="Times New Roman"/>
          <w:sz w:val="28"/>
          <w:szCs w:val="28"/>
        </w:rPr>
        <w:br/>
      </w:r>
      <w:r w:rsidRPr="00D26305">
        <w:rPr>
          <w:rFonts w:ascii="Times New Roman" w:eastAsia="Times New Roman" w:hAnsi="Times New Roman"/>
          <w:sz w:val="28"/>
          <w:szCs w:val="28"/>
          <w:highlight w:val="yellow"/>
        </w:rPr>
        <w:t xml:space="preserve">→ I prefer </w:t>
      </w:r>
      <w:r w:rsidRPr="00D26305">
        <w:rPr>
          <w:rFonts w:ascii="Times New Roman" w:eastAsia="Times New Roman" w:hAnsi="Times New Roman"/>
          <w:i/>
          <w:iCs/>
          <w:sz w:val="28"/>
          <w:szCs w:val="28"/>
          <w:highlight w:val="yellow"/>
        </w:rPr>
        <w:t>reading books to playing video games.</w:t>
      </w:r>
    </w:p>
    <w:p w14:paraId="622AFA7E" w14:textId="77777777" w:rsidR="00802D71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Nobody in my family is as tall as my brother.</w:t>
      </w:r>
      <w:r w:rsidRPr="00B15F6E">
        <w:rPr>
          <w:sz w:val="28"/>
          <w:szCs w:val="28"/>
          <w:lang w:bidi="en-US"/>
        </w:rPr>
        <w:br/>
        <w:t>→ My brother is ________________________________________________</w:t>
      </w:r>
    </w:p>
    <w:p w14:paraId="6DF10BE3" w14:textId="5B54E03A" w:rsidR="003C0235" w:rsidRPr="00B15F6E" w:rsidRDefault="003C0235" w:rsidP="00802D71">
      <w:pPr>
        <w:pStyle w:val="NormalWeb"/>
        <w:shd w:val="clear" w:color="auto" w:fill="FFFFFF"/>
        <w:spacing w:after="75" w:line="276" w:lineRule="auto"/>
        <w:ind w:left="360"/>
        <w:rPr>
          <w:sz w:val="28"/>
          <w:szCs w:val="28"/>
          <w:lang w:bidi="en-US"/>
        </w:rPr>
      </w:pPr>
      <w:r w:rsidRPr="00B15F6E">
        <w:rPr>
          <w:b/>
          <w:bCs/>
          <w:sz w:val="28"/>
          <w:szCs w:val="28"/>
          <w:lang w:bidi="en-US"/>
        </w:rPr>
        <w:t>My brother is the tallest (person) in my family.</w:t>
      </w:r>
      <w:r w:rsidRPr="00B15F6E">
        <w:rPr>
          <w:sz w:val="28"/>
          <w:szCs w:val="28"/>
          <w:lang w:bidi="en-US"/>
        </w:rPr>
        <w:t xml:space="preserve"> </w:t>
      </w:r>
    </w:p>
    <w:p w14:paraId="5361F116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mother said: "I am going to meet my old teacher."</w:t>
      </w:r>
      <w:r w:rsidRPr="00B15F6E">
        <w:rPr>
          <w:sz w:val="28"/>
          <w:szCs w:val="28"/>
          <w:lang w:bidi="en-US"/>
        </w:rPr>
        <w:br/>
        <w:t>→ My mother told me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My mother told me that she was going to meet her old teacher.</w:t>
      </w:r>
      <w:r w:rsidRPr="00B15F6E">
        <w:rPr>
          <w:sz w:val="28"/>
          <w:szCs w:val="28"/>
          <w:lang w:bidi="en-US"/>
        </w:rPr>
        <w:t xml:space="preserve"> </w:t>
      </w:r>
    </w:p>
    <w:p w14:paraId="6F6AA8F0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Lan was cleaning the house when her mother came home.</w:t>
      </w:r>
      <w:r w:rsidRPr="00B15F6E">
        <w:rPr>
          <w:sz w:val="28"/>
          <w:szCs w:val="28"/>
          <w:lang w:bidi="en-US"/>
        </w:rPr>
        <w:br/>
        <w:t>→ While ________________________________________________</w:t>
      </w:r>
      <w:r w:rsidRPr="00B15F6E">
        <w:rPr>
          <w:sz w:val="28"/>
          <w:szCs w:val="28"/>
          <w:lang w:bidi="en-US"/>
        </w:rPr>
        <w:br/>
      </w:r>
      <w:proofErr w:type="spellStart"/>
      <w:r w:rsidRPr="00B15F6E">
        <w:rPr>
          <w:b/>
          <w:bCs/>
          <w:sz w:val="28"/>
          <w:szCs w:val="28"/>
          <w:lang w:bidi="en-US"/>
        </w:rPr>
        <w:t>While</w:t>
      </w:r>
      <w:proofErr w:type="spellEnd"/>
      <w:r w:rsidRPr="00B15F6E">
        <w:rPr>
          <w:b/>
          <w:bCs/>
          <w:sz w:val="28"/>
          <w:szCs w:val="28"/>
          <w:lang w:bidi="en-US"/>
        </w:rPr>
        <w:t xml:space="preserve"> Lan was cleaning the house, her mother came home.</w:t>
      </w:r>
      <w:r w:rsidRPr="00B15F6E">
        <w:rPr>
          <w:sz w:val="28"/>
          <w:szCs w:val="28"/>
          <w:lang w:bidi="en-US"/>
        </w:rPr>
        <w:t xml:space="preserve"> </w:t>
      </w:r>
    </w:p>
    <w:p w14:paraId="69DFF81F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It has been five years since I last spoke to her.</w:t>
      </w:r>
      <w:r w:rsidRPr="00B15F6E">
        <w:rPr>
          <w:sz w:val="28"/>
          <w:szCs w:val="28"/>
          <w:lang w:bidi="en-US"/>
        </w:rPr>
        <w:br/>
        <w:t>→ I haven't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I haven't spoken to her for five years.</w:t>
      </w:r>
      <w:r w:rsidRPr="00B15F6E">
        <w:rPr>
          <w:sz w:val="28"/>
          <w:szCs w:val="28"/>
          <w:lang w:bidi="en-US"/>
        </w:rPr>
        <w:t xml:space="preserve"> </w:t>
      </w:r>
    </w:p>
    <w:p w14:paraId="503E9DB2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We are far away from each other, but we always keep in touch.</w:t>
      </w:r>
      <w:r w:rsidRPr="00B15F6E">
        <w:rPr>
          <w:sz w:val="28"/>
          <w:szCs w:val="28"/>
          <w:lang w:bidi="en-US"/>
        </w:rPr>
        <w:br/>
        <w:t>→ Although ________________________________________________</w:t>
      </w:r>
      <w:r w:rsidRPr="00B15F6E">
        <w:rPr>
          <w:sz w:val="28"/>
          <w:szCs w:val="28"/>
          <w:lang w:bidi="en-US"/>
        </w:rPr>
        <w:br/>
      </w:r>
      <w:proofErr w:type="spellStart"/>
      <w:r w:rsidRPr="00B15F6E">
        <w:rPr>
          <w:b/>
          <w:bCs/>
          <w:sz w:val="28"/>
          <w:szCs w:val="28"/>
          <w:lang w:bidi="en-US"/>
        </w:rPr>
        <w:t>Although</w:t>
      </w:r>
      <w:proofErr w:type="spellEnd"/>
      <w:r w:rsidRPr="00B15F6E">
        <w:rPr>
          <w:b/>
          <w:bCs/>
          <w:sz w:val="28"/>
          <w:szCs w:val="28"/>
          <w:lang w:bidi="en-US"/>
        </w:rPr>
        <w:t xml:space="preserve"> we are far away from each other, we always keep in touch.</w:t>
      </w:r>
      <w:r w:rsidRPr="00B15F6E">
        <w:rPr>
          <w:sz w:val="28"/>
          <w:szCs w:val="28"/>
          <w:lang w:bidi="en-US"/>
        </w:rPr>
        <w:t xml:space="preserve"> </w:t>
      </w:r>
    </w:p>
    <w:p w14:paraId="0D3486BD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parents will not feel happy if I do not try more.</w:t>
      </w:r>
      <w:r w:rsidRPr="00B15F6E">
        <w:rPr>
          <w:sz w:val="28"/>
          <w:szCs w:val="28"/>
          <w:lang w:bidi="en-US"/>
        </w:rPr>
        <w:br/>
        <w:t>→ Unless I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Unless I try more, my parents will not feel happy.</w:t>
      </w:r>
      <w:r w:rsidRPr="00B15F6E">
        <w:rPr>
          <w:sz w:val="28"/>
          <w:szCs w:val="28"/>
          <w:lang w:bidi="en-US"/>
        </w:rPr>
        <w:t xml:space="preserve"> </w:t>
      </w:r>
    </w:p>
    <w:p w14:paraId="3321C8AB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Tuan often takes care of his little sister after school.</w:t>
      </w:r>
      <w:r w:rsidRPr="00B15F6E">
        <w:rPr>
          <w:sz w:val="28"/>
          <w:szCs w:val="28"/>
          <w:lang w:bidi="en-US"/>
        </w:rPr>
        <w:br/>
        <w:t>→ Tuan often looks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Tuan often looks after his little sister after school.</w:t>
      </w:r>
      <w:r w:rsidRPr="00B15F6E">
        <w:rPr>
          <w:sz w:val="28"/>
          <w:szCs w:val="28"/>
          <w:lang w:bidi="en-US"/>
        </w:rPr>
        <w:t xml:space="preserve"> </w:t>
      </w:r>
    </w:p>
    <w:p w14:paraId="321C10F4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Outdoor activities are often more interesting than indoor ones.</w:t>
      </w:r>
      <w:r w:rsidRPr="00B15F6E">
        <w:rPr>
          <w:sz w:val="28"/>
          <w:szCs w:val="28"/>
          <w:lang w:bidi="en-US"/>
        </w:rPr>
        <w:br/>
        <w:t>→ Indoor activities are not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Indoor activities are not often as interesting as outdoor ones.</w:t>
      </w:r>
      <w:r w:rsidRPr="00B15F6E">
        <w:rPr>
          <w:sz w:val="28"/>
          <w:szCs w:val="28"/>
          <w:lang w:bidi="en-US"/>
        </w:rPr>
        <w:t xml:space="preserve"> </w:t>
      </w:r>
    </w:p>
    <w:p w14:paraId="79C32965" w14:textId="77777777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son is a big fan of detective stories.</w:t>
      </w:r>
      <w:r w:rsidRPr="00B15F6E">
        <w:rPr>
          <w:sz w:val="28"/>
          <w:szCs w:val="28"/>
          <w:lang w:bidi="en-US"/>
        </w:rPr>
        <w:br/>
        <w:t>→ My son is keen ________________________________________________</w:t>
      </w:r>
      <w:r w:rsidRPr="00B15F6E">
        <w:rPr>
          <w:sz w:val="28"/>
          <w:szCs w:val="28"/>
          <w:lang w:bidi="en-US"/>
        </w:rPr>
        <w:br/>
      </w:r>
      <w:r w:rsidRPr="00B15F6E">
        <w:rPr>
          <w:b/>
          <w:bCs/>
          <w:sz w:val="28"/>
          <w:szCs w:val="28"/>
          <w:lang w:bidi="en-US"/>
        </w:rPr>
        <w:t>My son is keen on detective stories.</w:t>
      </w:r>
      <w:r w:rsidRPr="00B15F6E">
        <w:rPr>
          <w:sz w:val="28"/>
          <w:szCs w:val="28"/>
          <w:lang w:bidi="en-US"/>
        </w:rPr>
        <w:t xml:space="preserve"> </w:t>
      </w:r>
    </w:p>
    <w:p w14:paraId="4F17EFD7" w14:textId="77777777" w:rsidR="003C0235" w:rsidRPr="00D26305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 often spend 15 minutes walking in the park every morning.</w:t>
      </w:r>
      <w:r w:rsidRPr="00D26305">
        <w:rPr>
          <w:sz w:val="28"/>
          <w:szCs w:val="28"/>
          <w:lang w:bidi="en-US"/>
        </w:rPr>
        <w:br/>
        <w:t>→ It often ________________________________________________</w:t>
      </w:r>
      <w:r w:rsidRPr="00D26305">
        <w:rPr>
          <w:sz w:val="28"/>
          <w:szCs w:val="28"/>
          <w:lang w:bidi="en-US"/>
        </w:rPr>
        <w:br/>
      </w:r>
      <w:r w:rsidRPr="00D26305">
        <w:rPr>
          <w:b/>
          <w:bCs/>
          <w:sz w:val="28"/>
          <w:szCs w:val="28"/>
          <w:lang w:bidi="en-US"/>
        </w:rPr>
        <w:t>It often takes me 15 minutes to walk in the park every morning.</w:t>
      </w:r>
    </w:p>
    <w:p w14:paraId="26DA3B72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lastRenderedPageBreak/>
        <w:t>My father started working in this company 3 years ago.</w:t>
      </w:r>
      <w:r w:rsidRPr="005D359F">
        <w:rPr>
          <w:color w:val="000000"/>
          <w:sz w:val="28"/>
          <w:szCs w:val="28"/>
        </w:rPr>
        <w:br/>
        <w:t>→ My father has ____________________________________________________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My father has worked / has been working in this company for 3 years.</w:t>
      </w:r>
      <w:r w:rsidRPr="005D359F">
        <w:rPr>
          <w:color w:val="000000"/>
          <w:sz w:val="28"/>
          <w:szCs w:val="28"/>
        </w:rPr>
        <w:t xml:space="preserve"> </w:t>
      </w:r>
    </w:p>
    <w:p w14:paraId="1D2752DE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My mother was cooking dinner when the strange man came.</w:t>
      </w:r>
      <w:r w:rsidRPr="005D359F">
        <w:rPr>
          <w:color w:val="000000"/>
          <w:sz w:val="28"/>
          <w:szCs w:val="28"/>
        </w:rPr>
        <w:br/>
        <w:t>→ While __________________________________________________</w:t>
      </w:r>
      <w:r w:rsidRPr="005D359F">
        <w:rPr>
          <w:color w:val="000000"/>
          <w:sz w:val="28"/>
          <w:szCs w:val="28"/>
        </w:rPr>
        <w:br/>
      </w:r>
      <w:proofErr w:type="spellStart"/>
      <w:r w:rsidRPr="005D359F">
        <w:rPr>
          <w:b/>
          <w:bCs/>
          <w:color w:val="000000"/>
          <w:sz w:val="28"/>
          <w:szCs w:val="28"/>
        </w:rPr>
        <w:t>While</w:t>
      </w:r>
      <w:proofErr w:type="spellEnd"/>
      <w:r w:rsidRPr="005D359F">
        <w:rPr>
          <w:b/>
          <w:bCs/>
          <w:color w:val="000000"/>
          <w:sz w:val="28"/>
          <w:szCs w:val="28"/>
        </w:rPr>
        <w:t xml:space="preserve"> my mother was cooking dinner, the strange man came.</w:t>
      </w:r>
      <w:r w:rsidRPr="005D359F">
        <w:rPr>
          <w:color w:val="000000"/>
          <w:sz w:val="28"/>
          <w:szCs w:val="28"/>
        </w:rPr>
        <w:t xml:space="preserve"> </w:t>
      </w:r>
    </w:p>
    <w:p w14:paraId="08A2C8F2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The movie was so boring that I fell asleep.</w:t>
      </w:r>
      <w:r w:rsidRPr="005D359F">
        <w:rPr>
          <w:color w:val="000000"/>
          <w:sz w:val="28"/>
          <w:szCs w:val="28"/>
        </w:rPr>
        <w:br/>
        <w:t>→ It was such 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It was such a boring movie that I fell asleep.</w:t>
      </w:r>
      <w:r w:rsidRPr="005D359F">
        <w:rPr>
          <w:color w:val="000000"/>
          <w:sz w:val="28"/>
          <w:szCs w:val="28"/>
        </w:rPr>
        <w:t xml:space="preserve"> </w:t>
      </w:r>
    </w:p>
    <w:p w14:paraId="6803AB87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If you don't water the plants, they will die.</w:t>
      </w:r>
      <w:r w:rsidRPr="005D359F">
        <w:rPr>
          <w:color w:val="000000"/>
          <w:sz w:val="28"/>
          <w:szCs w:val="28"/>
        </w:rPr>
        <w:br/>
        <w:t>→ Unless __________________________________________________</w:t>
      </w:r>
      <w:r w:rsidRPr="005D359F">
        <w:rPr>
          <w:color w:val="000000"/>
          <w:sz w:val="28"/>
          <w:szCs w:val="28"/>
        </w:rPr>
        <w:br/>
      </w:r>
      <w:proofErr w:type="spellStart"/>
      <w:r w:rsidRPr="005D359F">
        <w:rPr>
          <w:b/>
          <w:bCs/>
          <w:color w:val="000000"/>
          <w:sz w:val="28"/>
          <w:szCs w:val="28"/>
        </w:rPr>
        <w:t>Unless</w:t>
      </w:r>
      <w:proofErr w:type="spellEnd"/>
      <w:r w:rsidRPr="005D359F">
        <w:rPr>
          <w:b/>
          <w:bCs/>
          <w:color w:val="000000"/>
          <w:sz w:val="28"/>
          <w:szCs w:val="28"/>
        </w:rPr>
        <w:t xml:space="preserve"> you water the plants, they will die.</w:t>
      </w:r>
      <w:r w:rsidRPr="005D359F">
        <w:rPr>
          <w:color w:val="000000"/>
          <w:sz w:val="28"/>
          <w:szCs w:val="28"/>
        </w:rPr>
        <w:t xml:space="preserve"> </w:t>
      </w:r>
    </w:p>
    <w:p w14:paraId="6FD83C0C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John was very tired, but he still helped his friend move.</w:t>
      </w:r>
      <w:r w:rsidRPr="005D359F">
        <w:rPr>
          <w:color w:val="000000"/>
          <w:sz w:val="28"/>
          <w:szCs w:val="28"/>
        </w:rPr>
        <w:br/>
        <w:t>→ Although __________________________________________________</w:t>
      </w:r>
      <w:r w:rsidRPr="005D359F">
        <w:rPr>
          <w:color w:val="000000"/>
          <w:sz w:val="28"/>
          <w:szCs w:val="28"/>
        </w:rPr>
        <w:br/>
      </w:r>
      <w:proofErr w:type="spellStart"/>
      <w:r w:rsidRPr="005D359F">
        <w:rPr>
          <w:b/>
          <w:bCs/>
          <w:color w:val="000000"/>
          <w:sz w:val="28"/>
          <w:szCs w:val="28"/>
        </w:rPr>
        <w:t>Although</w:t>
      </w:r>
      <w:proofErr w:type="spellEnd"/>
      <w:r w:rsidRPr="005D359F">
        <w:rPr>
          <w:b/>
          <w:bCs/>
          <w:color w:val="000000"/>
          <w:sz w:val="28"/>
          <w:szCs w:val="28"/>
        </w:rPr>
        <w:t xml:space="preserve"> John was very tired, he still helped his friend move.</w:t>
      </w:r>
      <w:r w:rsidRPr="005D359F">
        <w:rPr>
          <w:color w:val="000000"/>
          <w:sz w:val="28"/>
          <w:szCs w:val="28"/>
        </w:rPr>
        <w:t xml:space="preserve"> </w:t>
      </w:r>
    </w:p>
    <w:p w14:paraId="558488AD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He missed the bus because he got up late.</w:t>
      </w:r>
      <w:r w:rsidRPr="005D359F">
        <w:rPr>
          <w:color w:val="000000"/>
          <w:sz w:val="28"/>
          <w:szCs w:val="28"/>
        </w:rPr>
        <w:br/>
        <w:t>→ Because of 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Because of getting up late, he missed the bus.</w:t>
      </w:r>
      <w:r w:rsidRPr="005D359F">
        <w:rPr>
          <w:color w:val="000000"/>
          <w:sz w:val="28"/>
          <w:szCs w:val="28"/>
        </w:rPr>
        <w:t xml:space="preserve"> </w:t>
      </w:r>
    </w:p>
    <w:p w14:paraId="587C397A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Why don't we go for a walk in the park after dinner?</w:t>
      </w:r>
      <w:r w:rsidRPr="005D359F">
        <w:rPr>
          <w:color w:val="000000"/>
          <w:sz w:val="28"/>
          <w:szCs w:val="28"/>
        </w:rPr>
        <w:br/>
        <w:t>→ I suggest that 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I suggest that we (should) go for a walk in the park after dinner.</w:t>
      </w:r>
      <w:r w:rsidRPr="005D359F">
        <w:rPr>
          <w:color w:val="000000"/>
          <w:sz w:val="28"/>
          <w:szCs w:val="28"/>
        </w:rPr>
        <w:t xml:space="preserve"> </w:t>
      </w:r>
    </w:p>
    <w:p w14:paraId="30B5D4FD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The woman is a famous artist. Her paintings are displayed in the museum.</w:t>
      </w:r>
      <w:r w:rsidRPr="005D359F">
        <w:rPr>
          <w:color w:val="000000"/>
          <w:sz w:val="28"/>
          <w:szCs w:val="28"/>
        </w:rPr>
        <w:br/>
        <w:t>→ The woman whose 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The woman whose paintings are displayed in the museum is a famous artist.</w:t>
      </w:r>
      <w:r w:rsidRPr="005D359F">
        <w:rPr>
          <w:color w:val="000000"/>
          <w:sz w:val="28"/>
          <w:szCs w:val="28"/>
        </w:rPr>
        <w:t xml:space="preserve"> </w:t>
      </w:r>
    </w:p>
    <w:p w14:paraId="4AB8B551" w14:textId="7777777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It's a shame! She can't join us for the trip this summer.</w:t>
      </w:r>
      <w:r w:rsidRPr="005D359F">
        <w:rPr>
          <w:color w:val="000000"/>
          <w:sz w:val="28"/>
          <w:szCs w:val="28"/>
        </w:rPr>
        <w:br/>
        <w:t>→ I wish __________________________________________________</w:t>
      </w:r>
      <w:r w:rsidRPr="005D359F">
        <w:rPr>
          <w:color w:val="000000"/>
          <w:sz w:val="28"/>
          <w:szCs w:val="28"/>
        </w:rPr>
        <w:br/>
      </w:r>
      <w:r w:rsidRPr="005D359F">
        <w:rPr>
          <w:b/>
          <w:bCs/>
          <w:color w:val="000000"/>
          <w:sz w:val="28"/>
          <w:szCs w:val="28"/>
        </w:rPr>
        <w:t>I wish she could join us for the trip this summer.</w:t>
      </w:r>
      <w:r w:rsidRPr="005D359F">
        <w:rPr>
          <w:color w:val="000000"/>
          <w:sz w:val="28"/>
          <w:szCs w:val="28"/>
        </w:rPr>
        <w:t xml:space="preserve"> </w:t>
      </w:r>
    </w:p>
    <w:p w14:paraId="2B10C23D" w14:textId="77777777" w:rsidR="003C0235" w:rsidRPr="00D26305" w:rsidRDefault="003C0235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color w:val="000000"/>
          <w:sz w:val="28"/>
          <w:szCs w:val="28"/>
        </w:rPr>
        <w:t>"What time does the train leave?" she asked the ticket officer.</w:t>
      </w:r>
      <w:r w:rsidRPr="00D26305">
        <w:rPr>
          <w:color w:val="000000"/>
          <w:sz w:val="28"/>
          <w:szCs w:val="28"/>
        </w:rPr>
        <w:br/>
        <w:t>→ She asked the ticket officer __________________________________________________</w:t>
      </w:r>
      <w:r w:rsidRPr="00D26305">
        <w:rPr>
          <w:color w:val="000000"/>
          <w:sz w:val="28"/>
          <w:szCs w:val="28"/>
        </w:rPr>
        <w:br/>
      </w:r>
      <w:r w:rsidRPr="00D26305">
        <w:rPr>
          <w:b/>
          <w:bCs/>
          <w:color w:val="000000"/>
          <w:sz w:val="28"/>
          <w:szCs w:val="28"/>
        </w:rPr>
        <w:t>She asked the ticket officer what time the train left.</w:t>
      </w:r>
    </w:p>
    <w:p w14:paraId="60D7FEB2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David started learning French two years ago.</w:t>
      </w:r>
      <w:r w:rsidRPr="00E468AA">
        <w:rPr>
          <w:sz w:val="28"/>
          <w:szCs w:val="28"/>
          <w:lang w:bidi="en-US"/>
        </w:rPr>
        <w:br/>
        <w:t>→ David has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David has learned/learnt French for two years.</w:t>
      </w:r>
      <w:r w:rsidRPr="00E468AA">
        <w:rPr>
          <w:sz w:val="28"/>
          <w:szCs w:val="28"/>
          <w:lang w:bidi="en-US"/>
        </w:rPr>
        <w:t xml:space="preserve"> </w:t>
      </w:r>
    </w:p>
    <w:p w14:paraId="5952D8F1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 haven’t gone swimming for a long time, so I don’t swim as well as before.</w:t>
      </w:r>
      <w:r w:rsidRPr="00E468AA">
        <w:rPr>
          <w:sz w:val="28"/>
          <w:szCs w:val="28"/>
          <w:lang w:bidi="en-US"/>
        </w:rPr>
        <w:br/>
        <w:t>→ I don’t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I don’t swim as well as before because I haven’t gone swimming for a long time.</w:t>
      </w:r>
      <w:r w:rsidRPr="00E468AA">
        <w:rPr>
          <w:sz w:val="28"/>
          <w:szCs w:val="28"/>
          <w:lang w:bidi="en-US"/>
        </w:rPr>
        <w:t xml:space="preserve"> </w:t>
      </w:r>
    </w:p>
    <w:p w14:paraId="5A596D11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lastRenderedPageBreak/>
        <w:t>If you practice English regularly, your English will improve faster.</w:t>
      </w:r>
      <w:r w:rsidRPr="00E468AA">
        <w:rPr>
          <w:sz w:val="28"/>
          <w:szCs w:val="28"/>
          <w:lang w:bidi="en-US"/>
        </w:rPr>
        <w:br/>
        <w:t>→ The more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The more regularly you practice English, the faster your English will improve.</w:t>
      </w:r>
      <w:r w:rsidRPr="00E468AA">
        <w:rPr>
          <w:sz w:val="28"/>
          <w:szCs w:val="28"/>
          <w:lang w:bidi="en-US"/>
        </w:rPr>
        <w:t xml:space="preserve"> </w:t>
      </w:r>
    </w:p>
    <w:p w14:paraId="33BA0503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If we don’t save energy, our electricity bills will be very high.</w:t>
      </w:r>
      <w:r w:rsidRPr="00E468AA">
        <w:rPr>
          <w:sz w:val="28"/>
          <w:szCs w:val="28"/>
          <w:lang w:bidi="en-US"/>
        </w:rPr>
        <w:br/>
        <w:t>→ Unless _____________________________________________</w:t>
      </w:r>
      <w:r w:rsidRPr="00E468AA">
        <w:rPr>
          <w:sz w:val="28"/>
          <w:szCs w:val="28"/>
          <w:lang w:bidi="en-US"/>
        </w:rPr>
        <w:br/>
      </w:r>
      <w:proofErr w:type="spellStart"/>
      <w:r w:rsidRPr="00E468AA">
        <w:rPr>
          <w:b/>
          <w:bCs/>
          <w:sz w:val="28"/>
          <w:szCs w:val="28"/>
          <w:lang w:bidi="en-US"/>
        </w:rPr>
        <w:t>Unless</w:t>
      </w:r>
      <w:proofErr w:type="spellEnd"/>
      <w:r w:rsidRPr="00E468AA">
        <w:rPr>
          <w:b/>
          <w:bCs/>
          <w:sz w:val="28"/>
          <w:szCs w:val="28"/>
          <w:lang w:bidi="en-US"/>
        </w:rPr>
        <w:t xml:space="preserve"> we save energy, our electricity bills will be very high.</w:t>
      </w:r>
      <w:r w:rsidRPr="00E468AA">
        <w:rPr>
          <w:sz w:val="28"/>
          <w:szCs w:val="28"/>
          <w:lang w:bidi="en-US"/>
        </w:rPr>
        <w:t xml:space="preserve"> </w:t>
      </w:r>
    </w:p>
    <w:p w14:paraId="025F03C8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 don’t know where I should find more information about the history project.</w:t>
      </w:r>
      <w:r w:rsidRPr="00E468AA">
        <w:rPr>
          <w:sz w:val="28"/>
          <w:szCs w:val="28"/>
          <w:lang w:bidi="en-US"/>
        </w:rPr>
        <w:br/>
        <w:t>→ I don’t know where to _____________________________________________.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I don’t know where to find more information about the history project.</w:t>
      </w:r>
      <w:r w:rsidRPr="00E468AA">
        <w:rPr>
          <w:sz w:val="28"/>
          <w:szCs w:val="28"/>
          <w:lang w:bidi="en-US"/>
        </w:rPr>
        <w:t xml:space="preserve"> </w:t>
      </w:r>
    </w:p>
    <w:p w14:paraId="1220D245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Mary has a good relationship with her colleagues at work.</w:t>
      </w:r>
      <w:r w:rsidRPr="00E468AA">
        <w:rPr>
          <w:sz w:val="28"/>
          <w:szCs w:val="28"/>
          <w:lang w:bidi="en-US"/>
        </w:rPr>
        <w:br/>
        <w:t>→ Mary gets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Mary gets along well with her colleagues at work.</w:t>
      </w:r>
      <w:r w:rsidRPr="00E468AA">
        <w:rPr>
          <w:sz w:val="28"/>
          <w:szCs w:val="28"/>
          <w:lang w:bidi="en-US"/>
        </w:rPr>
        <w:t xml:space="preserve"> </w:t>
      </w:r>
    </w:p>
    <w:p w14:paraId="102F66E8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They were late for the meeting because of the heavy traffic.</w:t>
      </w:r>
      <w:r w:rsidRPr="00E468AA">
        <w:rPr>
          <w:sz w:val="28"/>
          <w:szCs w:val="28"/>
          <w:lang w:bidi="en-US"/>
        </w:rPr>
        <w:br/>
        <w:t>→ Because _____________________________________________</w:t>
      </w:r>
      <w:r w:rsidRPr="00E468AA">
        <w:rPr>
          <w:sz w:val="28"/>
          <w:szCs w:val="28"/>
          <w:lang w:bidi="en-US"/>
        </w:rPr>
        <w:br/>
      </w:r>
      <w:proofErr w:type="spellStart"/>
      <w:r w:rsidRPr="00E468AA">
        <w:rPr>
          <w:b/>
          <w:bCs/>
          <w:sz w:val="28"/>
          <w:szCs w:val="28"/>
          <w:lang w:bidi="en-US"/>
        </w:rPr>
        <w:t>Because</w:t>
      </w:r>
      <w:proofErr w:type="spellEnd"/>
      <w:r w:rsidRPr="00E468AA">
        <w:rPr>
          <w:b/>
          <w:bCs/>
          <w:sz w:val="28"/>
          <w:szCs w:val="28"/>
          <w:lang w:bidi="en-US"/>
        </w:rPr>
        <w:t xml:space="preserve"> the traffic was heavy, they were late for the meeting.</w:t>
      </w:r>
      <w:r w:rsidRPr="00E468AA">
        <w:rPr>
          <w:sz w:val="28"/>
          <w:szCs w:val="28"/>
          <w:lang w:bidi="en-US"/>
        </w:rPr>
        <w:t xml:space="preserve"> </w:t>
      </w:r>
    </w:p>
    <w:p w14:paraId="058B817D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The man is my uncle. His daughter won the national singing contest.</w:t>
      </w:r>
      <w:r w:rsidRPr="00E468AA">
        <w:rPr>
          <w:sz w:val="28"/>
          <w:szCs w:val="28"/>
          <w:lang w:bidi="en-US"/>
        </w:rPr>
        <w:br/>
        <w:t>→ The man whose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The man whose daughter won the national singing contest is my uncle.</w:t>
      </w:r>
      <w:r w:rsidRPr="00E468AA">
        <w:rPr>
          <w:sz w:val="28"/>
          <w:szCs w:val="28"/>
          <w:lang w:bidi="en-US"/>
        </w:rPr>
        <w:t xml:space="preserve"> </w:t>
      </w:r>
    </w:p>
    <w:p w14:paraId="53F35C85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It’s a pity that I can’t go on the trip with my friends.</w:t>
      </w:r>
      <w:r w:rsidRPr="00E468AA">
        <w:rPr>
          <w:sz w:val="28"/>
          <w:szCs w:val="28"/>
          <w:lang w:bidi="en-US"/>
        </w:rPr>
        <w:br/>
        <w:t>→ I wish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I wish I could go on the trip with my friends.</w:t>
      </w:r>
      <w:r w:rsidRPr="00E468AA">
        <w:rPr>
          <w:sz w:val="28"/>
          <w:szCs w:val="28"/>
          <w:lang w:bidi="en-US"/>
        </w:rPr>
        <w:t xml:space="preserve"> </w:t>
      </w:r>
    </w:p>
    <w:p w14:paraId="3A31386D" w14:textId="77777777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“Where do you usually spend your summer vacation?” the teacher asked Linda.</w:t>
      </w:r>
      <w:r w:rsidRPr="00E468AA">
        <w:rPr>
          <w:sz w:val="28"/>
          <w:szCs w:val="28"/>
          <w:lang w:bidi="en-US"/>
        </w:rPr>
        <w:br/>
        <w:t>→ The teacher asked Linda _____________________________________________</w:t>
      </w:r>
      <w:r w:rsidRPr="00E468AA">
        <w:rPr>
          <w:sz w:val="28"/>
          <w:szCs w:val="28"/>
          <w:lang w:bidi="en-US"/>
        </w:rPr>
        <w:br/>
      </w:r>
      <w:r w:rsidRPr="00E468AA">
        <w:rPr>
          <w:b/>
          <w:bCs/>
          <w:sz w:val="28"/>
          <w:szCs w:val="28"/>
          <w:lang w:bidi="en-US"/>
        </w:rPr>
        <w:t>The teacher asked Linda where she usually spent her summer vacation.</w:t>
      </w:r>
      <w:r w:rsidRPr="00E468AA">
        <w:rPr>
          <w:sz w:val="28"/>
          <w:szCs w:val="28"/>
          <w:lang w:bidi="en-US"/>
        </w:rPr>
        <w:t xml:space="preserve"> </w:t>
      </w:r>
    </w:p>
    <w:p w14:paraId="4C886670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We can’t concentrate on the lesson because of the noise outside.</w:t>
      </w:r>
      <w:r w:rsidRPr="00804957">
        <w:rPr>
          <w:sz w:val="28"/>
          <w:szCs w:val="28"/>
        </w:rPr>
        <w:br/>
        <w:t>→ We wish ___________________________________________.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We wish we could concentrate on the lesson.</w:t>
      </w:r>
      <w:r w:rsidRPr="00804957">
        <w:rPr>
          <w:sz w:val="28"/>
          <w:szCs w:val="28"/>
        </w:rPr>
        <w:t xml:space="preserve"> </w:t>
      </w:r>
    </w:p>
    <w:p w14:paraId="27CEA2D1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Our town was modern. The living standard got high.</w:t>
      </w:r>
      <w:r w:rsidRPr="00804957">
        <w:rPr>
          <w:sz w:val="28"/>
          <w:szCs w:val="28"/>
        </w:rPr>
        <w:br/>
        <w:t>→ The more modern ___________________________________________.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The more modern our town was, the higher the living standard got.</w:t>
      </w:r>
      <w:r w:rsidRPr="00804957">
        <w:rPr>
          <w:sz w:val="28"/>
          <w:szCs w:val="28"/>
        </w:rPr>
        <w:t xml:space="preserve"> </w:t>
      </w:r>
    </w:p>
    <w:p w14:paraId="3D48F462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My house is like my grandfather’s house.</w:t>
      </w:r>
      <w:r w:rsidRPr="00804957">
        <w:rPr>
          <w:sz w:val="28"/>
          <w:szCs w:val="28"/>
        </w:rPr>
        <w:br/>
        <w:t>→ My house isn’t _____________________________________.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My house isn’t different from my grandfather’s house.</w:t>
      </w:r>
      <w:r w:rsidRPr="00804957">
        <w:rPr>
          <w:sz w:val="28"/>
          <w:szCs w:val="28"/>
        </w:rPr>
        <w:t xml:space="preserve"> </w:t>
      </w:r>
    </w:p>
    <w:p w14:paraId="32D41FE1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You won't get the prize without trying your best.</w:t>
      </w:r>
      <w:r w:rsidRPr="00804957">
        <w:rPr>
          <w:sz w:val="28"/>
          <w:szCs w:val="28"/>
        </w:rPr>
        <w:br/>
        <w:t>→ Unless __________________________________________________________</w:t>
      </w:r>
      <w:r w:rsidRPr="00804957">
        <w:rPr>
          <w:sz w:val="28"/>
          <w:szCs w:val="28"/>
        </w:rPr>
        <w:br/>
      </w:r>
      <w:proofErr w:type="spellStart"/>
      <w:r w:rsidRPr="00804957">
        <w:rPr>
          <w:b/>
          <w:bCs/>
          <w:sz w:val="28"/>
          <w:szCs w:val="28"/>
        </w:rPr>
        <w:t>Unless</w:t>
      </w:r>
      <w:proofErr w:type="spellEnd"/>
      <w:r w:rsidRPr="00804957">
        <w:rPr>
          <w:b/>
          <w:bCs/>
          <w:sz w:val="28"/>
          <w:szCs w:val="28"/>
        </w:rPr>
        <w:t xml:space="preserve"> you try your best, you won't get the prize.</w:t>
      </w:r>
      <w:r w:rsidRPr="00804957">
        <w:rPr>
          <w:sz w:val="28"/>
          <w:szCs w:val="28"/>
        </w:rPr>
        <w:t xml:space="preserve"> </w:t>
      </w:r>
    </w:p>
    <w:p w14:paraId="0ED7D122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"Where are you going now?" Lan said to Nam.</w:t>
      </w:r>
      <w:r w:rsidRPr="00804957">
        <w:rPr>
          <w:sz w:val="28"/>
          <w:szCs w:val="28"/>
        </w:rPr>
        <w:br/>
        <w:t>→ Lan asked Nam __________________________________________________________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Lan asked Nam where he was going then.</w:t>
      </w:r>
      <w:r w:rsidRPr="00804957">
        <w:rPr>
          <w:sz w:val="28"/>
          <w:szCs w:val="28"/>
        </w:rPr>
        <w:t xml:space="preserve"> </w:t>
      </w:r>
    </w:p>
    <w:p w14:paraId="087EC964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lastRenderedPageBreak/>
        <w:t>I last met my aunt ten years ago.</w:t>
      </w:r>
      <w:r w:rsidRPr="00804957">
        <w:rPr>
          <w:sz w:val="28"/>
          <w:szCs w:val="28"/>
        </w:rPr>
        <w:br/>
        <w:t>→ I haven't __________________________________________________________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I haven't met my aunt for ten years.</w:t>
      </w:r>
      <w:r w:rsidRPr="00804957">
        <w:rPr>
          <w:sz w:val="28"/>
          <w:szCs w:val="28"/>
        </w:rPr>
        <w:t xml:space="preserve"> </w:t>
      </w:r>
    </w:p>
    <w:p w14:paraId="0300B21C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The exercise is so difficult that I can't do it.</w:t>
      </w:r>
      <w:r w:rsidRPr="00804957">
        <w:rPr>
          <w:sz w:val="28"/>
          <w:szCs w:val="28"/>
        </w:rPr>
        <w:br/>
        <w:t>→ It is such __________________________________________________________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It is such a difficult exercise that I can't do it.</w:t>
      </w:r>
      <w:r w:rsidRPr="00804957">
        <w:rPr>
          <w:sz w:val="28"/>
          <w:szCs w:val="28"/>
        </w:rPr>
        <w:t xml:space="preserve"> </w:t>
      </w:r>
    </w:p>
    <w:p w14:paraId="4CBD992A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My son didn't finish his homework, but he went to bed early.</w:t>
      </w:r>
      <w:r w:rsidRPr="00804957">
        <w:rPr>
          <w:sz w:val="28"/>
          <w:szCs w:val="28"/>
        </w:rPr>
        <w:br/>
        <w:t>→ Though __________________________________________________________</w:t>
      </w:r>
      <w:r w:rsidRPr="00804957">
        <w:rPr>
          <w:sz w:val="28"/>
          <w:szCs w:val="28"/>
        </w:rPr>
        <w:br/>
      </w:r>
      <w:proofErr w:type="spellStart"/>
      <w:r w:rsidRPr="00804957">
        <w:rPr>
          <w:b/>
          <w:bCs/>
          <w:sz w:val="28"/>
          <w:szCs w:val="28"/>
        </w:rPr>
        <w:t>Though</w:t>
      </w:r>
      <w:proofErr w:type="spellEnd"/>
      <w:r w:rsidRPr="00804957">
        <w:rPr>
          <w:b/>
          <w:bCs/>
          <w:sz w:val="28"/>
          <w:szCs w:val="28"/>
        </w:rPr>
        <w:t xml:space="preserve"> my son didn't finish his homework, he went to bed early.</w:t>
      </w:r>
      <w:r w:rsidRPr="00804957">
        <w:rPr>
          <w:sz w:val="28"/>
          <w:szCs w:val="28"/>
        </w:rPr>
        <w:t xml:space="preserve"> </w:t>
      </w:r>
    </w:p>
    <w:p w14:paraId="20A9B48F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Why don't we go to the beach this summer?</w:t>
      </w:r>
      <w:r w:rsidRPr="00804957">
        <w:rPr>
          <w:sz w:val="28"/>
          <w:szCs w:val="28"/>
        </w:rPr>
        <w:br/>
        <w:t>→ I suggest __________________________________________________________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I suggest going to the beach this summer.</w:t>
      </w:r>
      <w:r w:rsidRPr="00804957">
        <w:rPr>
          <w:sz w:val="28"/>
          <w:szCs w:val="28"/>
        </w:rPr>
        <w:t xml:space="preserve"> </w:t>
      </w:r>
    </w:p>
    <w:p w14:paraId="29808354" w14:textId="7777777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The girl is so cute. My father is talking to her.</w:t>
      </w:r>
      <w:r w:rsidRPr="00804957">
        <w:rPr>
          <w:sz w:val="28"/>
          <w:szCs w:val="28"/>
        </w:rPr>
        <w:br/>
        <w:t>→ The girl whom __________________________________________________________</w:t>
      </w:r>
      <w:r w:rsidRPr="00804957">
        <w:rPr>
          <w:sz w:val="28"/>
          <w:szCs w:val="28"/>
        </w:rPr>
        <w:br/>
      </w:r>
      <w:r w:rsidRPr="00804957">
        <w:rPr>
          <w:b/>
          <w:bCs/>
          <w:sz w:val="28"/>
          <w:szCs w:val="28"/>
        </w:rPr>
        <w:t>The girl whom my father is talking to is so cute.</w:t>
      </w:r>
      <w:r w:rsidRPr="00804957">
        <w:rPr>
          <w:sz w:val="28"/>
          <w:szCs w:val="28"/>
        </w:rPr>
        <w:t xml:space="preserve"> </w:t>
      </w:r>
    </w:p>
    <w:p w14:paraId="7591B659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 xml:space="preserve">I can't decide where we should go in the new </w:t>
      </w:r>
      <w:proofErr w:type="spellStart"/>
      <w:r w:rsidRPr="00AA75DD">
        <w:rPr>
          <w:sz w:val="28"/>
          <w:szCs w:val="28"/>
        </w:rPr>
        <w:t>neighbourhood</w:t>
      </w:r>
      <w:proofErr w:type="spellEnd"/>
      <w:r w:rsidRPr="00AA75DD">
        <w:rPr>
          <w:sz w:val="28"/>
          <w:szCs w:val="28"/>
        </w:rPr>
        <w:t>.</w:t>
      </w:r>
      <w:r w:rsidRPr="00AA75DD">
        <w:rPr>
          <w:sz w:val="28"/>
          <w:szCs w:val="28"/>
        </w:rPr>
        <w:br/>
        <w:t>→ I can't decide where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 xml:space="preserve">I can't decide where to go in the new </w:t>
      </w:r>
      <w:proofErr w:type="spellStart"/>
      <w:r w:rsidRPr="00AA75DD">
        <w:rPr>
          <w:b/>
          <w:bCs/>
          <w:sz w:val="28"/>
          <w:szCs w:val="28"/>
        </w:rPr>
        <w:t>neighbourhood</w:t>
      </w:r>
      <w:proofErr w:type="spellEnd"/>
      <w:r w:rsidRPr="00AA75DD">
        <w:rPr>
          <w:b/>
          <w:bCs/>
          <w:sz w:val="28"/>
          <w:szCs w:val="28"/>
        </w:rPr>
        <w:t>.</w:t>
      </w:r>
      <w:r w:rsidRPr="00AA75DD">
        <w:rPr>
          <w:sz w:val="28"/>
          <w:szCs w:val="28"/>
        </w:rPr>
        <w:t xml:space="preserve"> </w:t>
      </w:r>
    </w:p>
    <w:p w14:paraId="720D658C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 don't have time for myself every day because of my hard work.</w:t>
      </w:r>
      <w:r w:rsidRPr="00AA75DD">
        <w:rPr>
          <w:sz w:val="28"/>
          <w:szCs w:val="28"/>
        </w:rPr>
        <w:br/>
        <w:t>→ I wish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I wish I had time for myself every day.</w:t>
      </w:r>
      <w:r w:rsidRPr="00AA75DD">
        <w:rPr>
          <w:sz w:val="28"/>
          <w:szCs w:val="28"/>
        </w:rPr>
        <w:t xml:space="preserve"> </w:t>
      </w:r>
    </w:p>
    <w:p w14:paraId="06FD9763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If we finish our work early, we will have much free time.</w:t>
      </w:r>
      <w:r w:rsidRPr="00AA75DD">
        <w:rPr>
          <w:sz w:val="28"/>
          <w:szCs w:val="28"/>
        </w:rPr>
        <w:br/>
        <w:t>→ The earlier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The earlier we finish our work, the more free time we will have.</w:t>
      </w:r>
      <w:r w:rsidRPr="00AA75DD">
        <w:rPr>
          <w:sz w:val="28"/>
          <w:szCs w:val="28"/>
        </w:rPr>
        <w:t xml:space="preserve"> </w:t>
      </w:r>
    </w:p>
    <w:p w14:paraId="49A55741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Work hard or you can't pass the entrance exam.</w:t>
      </w:r>
      <w:r w:rsidRPr="00AA75DD">
        <w:rPr>
          <w:sz w:val="28"/>
          <w:szCs w:val="28"/>
        </w:rPr>
        <w:br/>
        <w:t>→ If you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If you don't work hard, you can't pass the entrance exam.</w:t>
      </w:r>
      <w:r w:rsidRPr="00AA75DD">
        <w:rPr>
          <w:sz w:val="28"/>
          <w:szCs w:val="28"/>
        </w:rPr>
        <w:t xml:space="preserve"> </w:t>
      </w:r>
    </w:p>
    <w:p w14:paraId="67112B7B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 have never seen such an interesting horror film before.</w:t>
      </w:r>
      <w:r w:rsidRPr="00AA75DD">
        <w:rPr>
          <w:sz w:val="28"/>
          <w:szCs w:val="28"/>
        </w:rPr>
        <w:br/>
        <w:t>→ This is the first time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This is the first time I have seen such an interesting horror film.</w:t>
      </w:r>
      <w:r w:rsidRPr="00AA75DD">
        <w:rPr>
          <w:sz w:val="28"/>
          <w:szCs w:val="28"/>
        </w:rPr>
        <w:t xml:space="preserve"> </w:t>
      </w:r>
    </w:p>
    <w:p w14:paraId="18BE09D8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We went for a picnic because it was a perfect day.</w:t>
      </w:r>
      <w:r w:rsidRPr="00AA75DD">
        <w:rPr>
          <w:sz w:val="28"/>
          <w:szCs w:val="28"/>
        </w:rPr>
        <w:br/>
        <w:t>→ It was such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It was such a perfect day that we went for a picnic.</w:t>
      </w:r>
      <w:r w:rsidRPr="00AA75DD">
        <w:rPr>
          <w:sz w:val="28"/>
          <w:szCs w:val="28"/>
        </w:rPr>
        <w:t xml:space="preserve"> </w:t>
      </w:r>
    </w:p>
    <w:p w14:paraId="4D8C561F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 xml:space="preserve">We stayed in a luxury hotel on our holiday in </w:t>
      </w:r>
      <w:proofErr w:type="spellStart"/>
      <w:r w:rsidRPr="00AA75DD">
        <w:rPr>
          <w:sz w:val="28"/>
          <w:szCs w:val="28"/>
        </w:rPr>
        <w:t>Nha</w:t>
      </w:r>
      <w:proofErr w:type="spellEnd"/>
      <w:r w:rsidRPr="00AA75DD">
        <w:rPr>
          <w:sz w:val="28"/>
          <w:szCs w:val="28"/>
        </w:rPr>
        <w:t xml:space="preserve"> Trang.</w:t>
      </w:r>
      <w:r w:rsidRPr="00AA75DD">
        <w:rPr>
          <w:sz w:val="28"/>
          <w:szCs w:val="28"/>
        </w:rPr>
        <w:br/>
        <w:t>→ The hotel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 xml:space="preserve">The hotel in which / where we stayed on our holiday in </w:t>
      </w:r>
      <w:proofErr w:type="spellStart"/>
      <w:r w:rsidRPr="00AA75DD">
        <w:rPr>
          <w:b/>
          <w:bCs/>
          <w:sz w:val="28"/>
          <w:szCs w:val="28"/>
        </w:rPr>
        <w:t>Nha</w:t>
      </w:r>
      <w:proofErr w:type="spellEnd"/>
      <w:r w:rsidRPr="00AA75DD">
        <w:rPr>
          <w:b/>
          <w:bCs/>
          <w:sz w:val="28"/>
          <w:szCs w:val="28"/>
        </w:rPr>
        <w:t xml:space="preserve"> Trang is luxury.</w:t>
      </w:r>
      <w:r w:rsidRPr="00AA75DD">
        <w:rPr>
          <w:sz w:val="28"/>
          <w:szCs w:val="28"/>
        </w:rPr>
        <w:t xml:space="preserve"> </w:t>
      </w:r>
    </w:p>
    <w:p w14:paraId="1BD0B503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My little brother can speak English and French very well.</w:t>
      </w:r>
      <w:r w:rsidRPr="00AA75DD">
        <w:rPr>
          <w:sz w:val="28"/>
          <w:szCs w:val="28"/>
        </w:rPr>
        <w:br/>
        <w:t>→ My little brother is _____________________________________________________</w:t>
      </w:r>
      <w:r w:rsidRPr="00AA75DD">
        <w:rPr>
          <w:sz w:val="28"/>
          <w:szCs w:val="28"/>
        </w:rPr>
        <w:br/>
      </w:r>
      <w:r w:rsidRPr="00AA75DD">
        <w:rPr>
          <w:b/>
          <w:bCs/>
          <w:sz w:val="28"/>
          <w:szCs w:val="28"/>
        </w:rPr>
        <w:t>My little brother is bilingual in English and French.</w:t>
      </w:r>
      <w:r w:rsidRPr="00AA75DD">
        <w:rPr>
          <w:sz w:val="28"/>
          <w:szCs w:val="28"/>
        </w:rPr>
        <w:t xml:space="preserve"> </w:t>
      </w:r>
    </w:p>
    <w:p w14:paraId="30BCEE16" w14:textId="7777777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lastRenderedPageBreak/>
        <w:t>The man was driving on the road when his smartwatch notified an incoming call.</w:t>
      </w:r>
      <w:r w:rsidRPr="00AA75DD">
        <w:rPr>
          <w:sz w:val="28"/>
          <w:szCs w:val="28"/>
        </w:rPr>
        <w:br/>
        <w:t>→ While _____________________________________________________</w:t>
      </w:r>
      <w:r w:rsidRPr="00AA75DD">
        <w:rPr>
          <w:sz w:val="28"/>
          <w:szCs w:val="28"/>
        </w:rPr>
        <w:br/>
      </w:r>
      <w:proofErr w:type="spellStart"/>
      <w:r w:rsidRPr="00AA75DD">
        <w:rPr>
          <w:b/>
          <w:bCs/>
          <w:sz w:val="28"/>
          <w:szCs w:val="28"/>
        </w:rPr>
        <w:t>While</w:t>
      </w:r>
      <w:proofErr w:type="spellEnd"/>
      <w:r w:rsidRPr="00AA75DD">
        <w:rPr>
          <w:b/>
          <w:bCs/>
          <w:sz w:val="28"/>
          <w:szCs w:val="28"/>
        </w:rPr>
        <w:t xml:space="preserve"> the man was driving on the road, his smartwatch notified an incoming call.</w:t>
      </w:r>
      <w:r w:rsidRPr="00AA75DD">
        <w:rPr>
          <w:sz w:val="28"/>
          <w:szCs w:val="28"/>
        </w:rPr>
        <w:t xml:space="preserve"> </w:t>
      </w:r>
    </w:p>
    <w:p w14:paraId="5B068C18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son always stays up late watching TV, so he is tired the next morning.</w:t>
      </w:r>
      <w:r w:rsidRPr="00D26305">
        <w:rPr>
          <w:sz w:val="28"/>
          <w:szCs w:val="28"/>
        </w:rPr>
        <w:br/>
        <w:t>→ Because _____________________________________________________</w:t>
      </w:r>
      <w:r w:rsidRPr="00D26305">
        <w:rPr>
          <w:sz w:val="28"/>
          <w:szCs w:val="28"/>
        </w:rPr>
        <w:br/>
      </w:r>
      <w:proofErr w:type="spellStart"/>
      <w:r w:rsidRPr="00D26305">
        <w:rPr>
          <w:b/>
          <w:bCs/>
          <w:sz w:val="28"/>
          <w:szCs w:val="28"/>
        </w:rPr>
        <w:t>Because</w:t>
      </w:r>
      <w:proofErr w:type="spellEnd"/>
      <w:r w:rsidRPr="00D26305">
        <w:rPr>
          <w:b/>
          <w:bCs/>
          <w:sz w:val="28"/>
          <w:szCs w:val="28"/>
        </w:rPr>
        <w:t xml:space="preserve"> my son always stays up late watching TV, he is tired the next morning.</w:t>
      </w:r>
    </w:p>
    <w:p w14:paraId="385CA4F4" w14:textId="045BB7A5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The film is so boring</w:t>
      </w:r>
    </w:p>
    <w:p w14:paraId="5530FC4E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I wish _____________________________________________________</w:t>
      </w:r>
    </w:p>
    <w:p w14:paraId="534C2A1B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I wish the film wasn't/ weren't so boring.</w:t>
      </w:r>
    </w:p>
    <w:p w14:paraId="2BF82B9F" w14:textId="4DA0E69E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The novel was so interesting that I couldn’t stop reading it.</w:t>
      </w:r>
    </w:p>
    <w:p w14:paraId="6AAE361F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It was_____________________________________________________</w:t>
      </w:r>
    </w:p>
    <w:p w14:paraId="385F286A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It was such an interesting novel that I couldn't stop reading it</w:t>
      </w:r>
      <w:r w:rsidRPr="00D26305">
        <w:rPr>
          <w:sz w:val="28"/>
          <w:szCs w:val="28"/>
          <w:highlight w:val="yellow"/>
        </w:rPr>
        <w:t>.</w:t>
      </w:r>
    </w:p>
    <w:p w14:paraId="359E4C97" w14:textId="30BC25A6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daughter was doing her homework when I got home.</w:t>
      </w:r>
    </w:p>
    <w:p w14:paraId="14ED0DC8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While _____________________________________________________</w:t>
      </w:r>
    </w:p>
    <w:p w14:paraId="65366BB9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While my daughter was doing her homework, I got home.</w:t>
      </w:r>
    </w:p>
    <w:p w14:paraId="73CF8FA4" w14:textId="3CFD1A83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This book helps me a lot in my life.</w:t>
      </w:r>
    </w:p>
    <w:p w14:paraId="7CC674F2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This is the book _____________________________________________________</w:t>
      </w:r>
    </w:p>
    <w:p w14:paraId="6481572E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This is the book which helps me a lot in my life.</w:t>
      </w:r>
    </w:p>
    <w:p w14:paraId="50FA75DF" w14:textId="54EED8D3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Reading books is not as interesting as watching movies.</w:t>
      </w:r>
    </w:p>
    <w:p w14:paraId="3388D703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sym w:font="Wingdings" w:char="F0E0"/>
      </w:r>
      <w:r w:rsidRPr="00D26305">
        <w:rPr>
          <w:sz w:val="28"/>
          <w:szCs w:val="28"/>
        </w:rPr>
        <w:t xml:space="preserve"> Watching movies is _________________________________________</w:t>
      </w:r>
    </w:p>
    <w:p w14:paraId="23AD5041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Watching movies is more interesting than reading books.</w:t>
      </w:r>
    </w:p>
    <w:p w14:paraId="4AEC9000" w14:textId="6A00EA32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In spite of not having much time, I still try to help my children with their study.</w:t>
      </w:r>
    </w:p>
    <w:p w14:paraId="705D274A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Although_____________________________________________________</w:t>
      </w:r>
    </w:p>
    <w:p w14:paraId="40B9332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Although I don't have much time, I still try to help my children with their study.</w:t>
      </w:r>
    </w:p>
    <w:p w14:paraId="1BED1167" w14:textId="40256E4F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grandmother last told a fairy tale five years ago.</w:t>
      </w:r>
    </w:p>
    <w:p w14:paraId="70C15DE7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My grandmother hasn’t_____________________________________________________</w:t>
      </w:r>
    </w:p>
    <w:p w14:paraId="453C5DAE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My grandmother hasn't told a fairy tale for five years.</w:t>
      </w:r>
    </w:p>
    <w:p w14:paraId="37E2B24E" w14:textId="7705A6FC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think it would be a good idea if you joined the English class for beginners.</w:t>
      </w:r>
    </w:p>
    <w:p w14:paraId="0EDF28D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I suggest_____________________________________________________</w:t>
      </w:r>
    </w:p>
    <w:p w14:paraId="222F678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I suggest (that) you should join the English class for beginners</w:t>
      </w:r>
    </w:p>
    <w:p w14:paraId="0FA447B8" w14:textId="2EE40D08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mother doesn’t have a smartphone.</w:t>
      </w:r>
    </w:p>
    <w:p w14:paraId="2C6019D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My brother wishes_____________________________________________________</w:t>
      </w:r>
    </w:p>
    <w:p w14:paraId="7DCCF9B7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My brother wishes he had a smartphone.</w:t>
      </w:r>
    </w:p>
    <w:p w14:paraId="3B94D7CB" w14:textId="7DD4AC91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had a shower and the telephone rang.</w:t>
      </w:r>
    </w:p>
    <w:p w14:paraId="58275964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When I_____________________________________________________</w:t>
      </w:r>
    </w:p>
    <w:p w14:paraId="789D3894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b/>
          <w:bCs/>
          <w:sz w:val="28"/>
          <w:szCs w:val="28"/>
        </w:rPr>
      </w:pPr>
      <w:r w:rsidRPr="00D26305">
        <w:rPr>
          <w:b/>
          <w:bCs/>
          <w:sz w:val="28"/>
          <w:szCs w:val="28"/>
          <w:highlight w:val="yellow"/>
        </w:rPr>
        <w:t>When I was having a shower, the telephone rang.</w:t>
      </w:r>
    </w:p>
    <w:p w14:paraId="537004F7" w14:textId="62ED2D83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The question is so difficult that he can’t answer it.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It is such ____________________________________________.</w:t>
      </w:r>
    </w:p>
    <w:p w14:paraId="0B7B4BCE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It is such a difficult question that he can’t answer it.</w:t>
      </w:r>
    </w:p>
    <w:p w14:paraId="1417C9AC" w14:textId="221BCBF2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lastRenderedPageBreak/>
        <w:t>It’s a pity! There isn’t a supermarket in our village.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 wish ________________________________________________________________.</w:t>
      </w:r>
    </w:p>
    <w:p w14:paraId="6FA088EC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I wish there was/were a supermarket in our village.</w:t>
      </w:r>
    </w:p>
    <w:p w14:paraId="7CB1C3D6" w14:textId="1F6BC06F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Despite the bad weather, we went to the station on time.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Although the weather _________________________________________________.</w:t>
      </w:r>
    </w:p>
    <w:p w14:paraId="4AB2DD8E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Although the weather was bad, we went to the station on time.</w:t>
      </w:r>
    </w:p>
    <w:p w14:paraId="4AEA7151" w14:textId="03C21AAD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“Are you going to Ha Long Bay next Sunday, Peter?” said Nga.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Nga asked ____________________________________________________________.</w:t>
      </w:r>
    </w:p>
    <w:p w14:paraId="1F0A1D60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Nga asked Peter if he was going to Ha Long Bay </w:t>
      </w: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</w:rPr>
        <w:t>the following Sunday/ the next Sunday</w:t>
      </w: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6215A365" w14:textId="488602BD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It is nearly two years since she last met her grandparents.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She hasn’t _________________________________________________.</w:t>
      </w:r>
    </w:p>
    <w:p w14:paraId="732A4A61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She hasn’t met her grandparents for nearly two years.</w:t>
      </w:r>
    </w:p>
    <w:p w14:paraId="387472A2" w14:textId="5823E6B9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Why don’t we switch to biogas as a cleaner alternative to burning coal?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 suggest that ____________________________________________________________.</w:t>
      </w:r>
    </w:p>
    <w:p w14:paraId="665E9361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I suggest that we (should) switch to biogas as a cleaner alternative to burning coal.</w:t>
      </w:r>
    </w:p>
    <w:p w14:paraId="5548EAF8" w14:textId="74572DC8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Spending time reading books is very helpful.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It is ____________________________________________________________.</w:t>
      </w:r>
    </w:p>
    <w:p w14:paraId="696B1A29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It is very helpful to spend time reading books.</w:t>
      </w:r>
    </w:p>
    <w:p w14:paraId="4CD79094" w14:textId="4F84450C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Because the weather is too cold, we have to cancel our picnic.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Because of ____________________________________________________________.</w:t>
      </w:r>
    </w:p>
    <w:p w14:paraId="245ACB36" w14:textId="77777777" w:rsidR="00802D71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Because of the cold weather, we have to cancel our picnic.</w:t>
      </w:r>
    </w:p>
    <w:p w14:paraId="04D25702" w14:textId="56E29F08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Mount Everest is the highest mountain in the world.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→No mountain_________________________________________________________.</w:t>
      </w:r>
    </w:p>
    <w:p w14:paraId="1460A805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No mountain in the world is higher than Mount Everest./</w:t>
      </w:r>
    </w:p>
    <w:p w14:paraId="5B1A7572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No mountain in the world is as high as Mount Everest.</w:t>
      </w:r>
    </w:p>
    <w:p w14:paraId="21188802" w14:textId="77777777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45. If my younger sister doesn’t tell us her problems, we can’t help her.</w:t>
      </w:r>
    </w:p>
    <w:p w14:paraId="4526764A" w14:textId="4EFBEB2B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→ Unless______________________________________________________.</w:t>
      </w:r>
    </w:p>
    <w:p w14:paraId="6F94CC3F" w14:textId="77777777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Unless my younger sister tells us her problems, we can’t help her.</w:t>
      </w:r>
    </w:p>
    <w:p w14:paraId="5C44831E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Mary started working at this company 5 years ago.</w:t>
      </w:r>
      <w:r w:rsidRPr="00D26305">
        <w:rPr>
          <w:sz w:val="28"/>
          <w:szCs w:val="28"/>
          <w:lang w:bidi="en-US"/>
        </w:rPr>
        <w:br/>
        <w:t>→ Mary has ____________________________________________.</w:t>
      </w:r>
    </w:p>
    <w:p w14:paraId="4B670B50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 xml:space="preserve">Mary </w:t>
      </w:r>
      <w:r w:rsidRPr="00D26305">
        <w:rPr>
          <w:b/>
          <w:bCs/>
          <w:sz w:val="28"/>
          <w:szCs w:val="28"/>
          <w:highlight w:val="yellow"/>
          <w:u w:val="single"/>
          <w:lang w:bidi="en-US"/>
        </w:rPr>
        <w:t>has worked/ has been working</w:t>
      </w:r>
      <w:r w:rsidRPr="00D26305">
        <w:rPr>
          <w:b/>
          <w:bCs/>
          <w:sz w:val="28"/>
          <w:szCs w:val="28"/>
          <w:highlight w:val="yellow"/>
          <w:lang w:bidi="en-US"/>
        </w:rPr>
        <w:t xml:space="preserve"> at the company for 5 years.</w:t>
      </w:r>
    </w:p>
    <w:p w14:paraId="4B29C7BD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My parents gave the skills to my brother and me.</w:t>
      </w:r>
      <w:r w:rsidRPr="00D26305">
        <w:rPr>
          <w:sz w:val="28"/>
          <w:szCs w:val="28"/>
          <w:lang w:bidi="en-US"/>
        </w:rPr>
        <w:br/>
        <w:t>→ My parents passed ____________________________________.</w:t>
      </w:r>
    </w:p>
    <w:p w14:paraId="1CE08909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My parents passed down the skills to my brother and me.</w:t>
      </w:r>
      <w:r w:rsidRPr="00D26305">
        <w:rPr>
          <w:b/>
          <w:bCs/>
          <w:sz w:val="28"/>
          <w:szCs w:val="28"/>
          <w:lang w:bidi="en-US"/>
        </w:rPr>
        <w:t>/</w:t>
      </w:r>
    </w:p>
    <w:p w14:paraId="6CF5DCE8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My parents passed the skills down to my brother and me.</w:t>
      </w:r>
    </w:p>
    <w:p w14:paraId="2F28AAC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test was so difficult that I couldn't finish it on time.</w:t>
      </w:r>
      <w:r w:rsidRPr="00D26305">
        <w:rPr>
          <w:sz w:val="28"/>
          <w:szCs w:val="28"/>
          <w:lang w:bidi="en-US"/>
        </w:rPr>
        <w:br/>
        <w:t>→ It was such ___________________________________________.\</w:t>
      </w:r>
    </w:p>
    <w:p w14:paraId="462CE09F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It was such a difficult test that I couldn’t finish it on time.</w:t>
      </w:r>
    </w:p>
    <w:p w14:paraId="42B21A6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lastRenderedPageBreak/>
        <w:t>If you don't take an umbrella, you'll get wet.</w:t>
      </w:r>
      <w:r w:rsidRPr="00D26305">
        <w:rPr>
          <w:sz w:val="28"/>
          <w:szCs w:val="28"/>
          <w:lang w:bidi="en-US"/>
        </w:rPr>
        <w:br/>
        <w:t>→ Unless ________________________________________________.</w:t>
      </w:r>
    </w:p>
    <w:p w14:paraId="45AC2881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Unless you take an umbrella, you’ll get wet.</w:t>
      </w:r>
    </w:p>
    <w:p w14:paraId="789AA817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Tom was very sleepy, but he stayed up late to finish his project.</w:t>
      </w:r>
      <w:r w:rsidRPr="00D26305">
        <w:rPr>
          <w:sz w:val="28"/>
          <w:szCs w:val="28"/>
          <w:lang w:bidi="en-US"/>
        </w:rPr>
        <w:br/>
        <w:t>→ Although ______________________________________________.</w:t>
      </w:r>
    </w:p>
    <w:p w14:paraId="602F6248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Although Tom was very sleepy, he stayed up late to finish his project.</w:t>
      </w:r>
    </w:p>
    <w:p w14:paraId="14DA3B9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She stayed home because it was raining heavily.</w:t>
      </w:r>
      <w:r w:rsidRPr="00D26305">
        <w:rPr>
          <w:sz w:val="28"/>
          <w:szCs w:val="28"/>
          <w:lang w:bidi="en-US"/>
        </w:rPr>
        <w:br/>
        <w:t>→ Because of ____________________________________________.</w:t>
      </w:r>
    </w:p>
    <w:p w14:paraId="132D3573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Because of the heavy rain, she stayed home.</w:t>
      </w:r>
    </w:p>
    <w:p w14:paraId="48684096" w14:textId="0370905E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Why don't we organize a picnic this weekend?</w:t>
      </w:r>
      <w:r w:rsidRPr="00D26305">
        <w:rPr>
          <w:sz w:val="28"/>
          <w:szCs w:val="28"/>
          <w:lang w:bidi="en-US"/>
        </w:rPr>
        <w:br/>
        <w:t>→ I suggest that ___________________________________________.</w:t>
      </w:r>
    </w:p>
    <w:p w14:paraId="6282A317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suggest that we (should) organize a picnic this weekend.</w:t>
      </w:r>
    </w:p>
    <w:p w14:paraId="48B79913" w14:textId="5C35B64A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teacher is very kind. His students love him very much.</w:t>
      </w:r>
      <w:r w:rsidRPr="00D26305">
        <w:rPr>
          <w:sz w:val="28"/>
          <w:szCs w:val="28"/>
          <w:lang w:bidi="en-US"/>
        </w:rPr>
        <w:br/>
        <w:t>→ The teacher whose ______________________________________.</w:t>
      </w:r>
    </w:p>
    <w:p w14:paraId="46784113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The teacher whose students love him very much is very kind.</w:t>
      </w:r>
    </w:p>
    <w:p w14:paraId="0E654135" w14:textId="3920B579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It's a pity! I can't visit my grandparents this weekend.</w:t>
      </w:r>
      <w:r w:rsidRPr="00D26305">
        <w:rPr>
          <w:sz w:val="28"/>
          <w:szCs w:val="28"/>
          <w:lang w:bidi="en-US"/>
        </w:rPr>
        <w:br/>
        <w:t>→ I wish _________________________________________________.</w:t>
      </w:r>
    </w:p>
    <w:p w14:paraId="5D8356C8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wish I could visit my grandparents this weekend.</w:t>
      </w:r>
    </w:p>
    <w:p w14:paraId="12A53045" w14:textId="42CA74F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"Where will we go this summer vacation?" Nam asked his sister.</w:t>
      </w:r>
      <w:r w:rsidRPr="00D26305">
        <w:rPr>
          <w:sz w:val="28"/>
          <w:szCs w:val="28"/>
          <w:lang w:bidi="en-US"/>
        </w:rPr>
        <w:br/>
        <w:t>→ Nam asked his sister _____________________________________.</w:t>
      </w:r>
    </w:p>
    <w:p w14:paraId="663972F9" w14:textId="77777777" w:rsidR="00E92835" w:rsidRPr="00D26305" w:rsidRDefault="00E92835" w:rsidP="00E928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Nam asked his sister where they would go that summer vacation.</w:t>
      </w:r>
    </w:p>
    <w:p w14:paraId="192D8DA1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storm was extremely strong, but the villagers managed to stay safe.</w:t>
      </w:r>
      <w:r w:rsidRPr="00D26305">
        <w:rPr>
          <w:sz w:val="28"/>
          <w:szCs w:val="28"/>
          <w:lang w:bidi="en-US"/>
        </w:rPr>
        <w:br/>
        <w:t>→ Although ___________________________________________</w:t>
      </w:r>
    </w:p>
    <w:p w14:paraId="039F2B17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Although the storm was extremely strong, the villagers managed to stay safe.</w:t>
      </w:r>
    </w:p>
    <w:p w14:paraId="0C44BD6B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It’s a shame that he won’t join our eco-tour to the mangrove forest.</w:t>
      </w:r>
      <w:r w:rsidRPr="00D26305">
        <w:rPr>
          <w:sz w:val="28"/>
          <w:szCs w:val="28"/>
          <w:lang w:bidi="en-US"/>
        </w:rPr>
        <w:br/>
        <w:t>→ We wish ___________________________________________</w:t>
      </w:r>
    </w:p>
    <w:p w14:paraId="44235DDB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We wish he would join our eco-tour to the mangrove forest.</w:t>
      </w:r>
    </w:p>
    <w:p w14:paraId="1BD465F0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I’m happy to help you prepare for the presentation.</w:t>
      </w:r>
      <w:r w:rsidRPr="00D26305">
        <w:rPr>
          <w:sz w:val="28"/>
          <w:szCs w:val="28"/>
          <w:lang w:bidi="en-US"/>
        </w:rPr>
        <w:br/>
        <w:t>→ I don’t mind ___________________________________________</w:t>
      </w:r>
    </w:p>
    <w:p w14:paraId="3E5777B0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I don’t mind helping you prepare for the presentation.</w:t>
      </w:r>
    </w:p>
    <w:p w14:paraId="3C976A10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“You must wear a life jacket when swimming in the river,” the instructor told us.</w:t>
      </w:r>
      <w:r w:rsidRPr="00D26305">
        <w:rPr>
          <w:sz w:val="28"/>
          <w:szCs w:val="28"/>
          <w:lang w:bidi="en-US"/>
        </w:rPr>
        <w:br/>
        <w:t>→ The instructor told ___________________________________________</w:t>
      </w:r>
    </w:p>
    <w:p w14:paraId="17CCBA76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The instructor told us (that) we had to wear a life jacket when swimming in the river.</w:t>
      </w:r>
    </w:p>
    <w:p w14:paraId="241A01C2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Visitors are not allowed to enter the cave without a licensed guide.</w:t>
      </w:r>
      <w:r w:rsidRPr="00D26305">
        <w:rPr>
          <w:sz w:val="28"/>
          <w:szCs w:val="28"/>
          <w:lang w:bidi="en-US"/>
        </w:rPr>
        <w:br/>
        <w:t>→ Unless ___________________________________________</w:t>
      </w:r>
    </w:p>
    <w:p w14:paraId="14C22E7F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>Unless visitors have a licensed guide, they are not allowed to enter the cave.</w:t>
      </w:r>
    </w:p>
    <w:p w14:paraId="787E6865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Emma has never been to Phong </w:t>
      </w:r>
      <w:proofErr w:type="spellStart"/>
      <w:r w:rsidRPr="00D26305">
        <w:rPr>
          <w:sz w:val="28"/>
          <w:szCs w:val="28"/>
          <w:lang w:bidi="en-US"/>
        </w:rPr>
        <w:t>Nha</w:t>
      </w:r>
      <w:proofErr w:type="spellEnd"/>
      <w:r w:rsidRPr="00D26305">
        <w:rPr>
          <w:sz w:val="28"/>
          <w:szCs w:val="28"/>
          <w:lang w:bidi="en-US"/>
        </w:rPr>
        <w:t>-Ke Bang National Park before.</w:t>
      </w:r>
      <w:r w:rsidRPr="00D26305">
        <w:rPr>
          <w:sz w:val="28"/>
          <w:szCs w:val="28"/>
          <w:lang w:bidi="en-US"/>
        </w:rPr>
        <w:br/>
        <w:t>→ This is the ___________________________________________</w:t>
      </w:r>
    </w:p>
    <w:p w14:paraId="2477D59E" w14:textId="77777777" w:rsidR="00DC4FE0" w:rsidRPr="00D26305" w:rsidRDefault="00DC4FE0" w:rsidP="00DC4FE0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highlight w:val="yellow"/>
          <w:lang w:bidi="en-US"/>
        </w:rPr>
        <w:t xml:space="preserve">This is the first time Emma has been to Phong </w:t>
      </w:r>
      <w:proofErr w:type="spellStart"/>
      <w:r w:rsidRPr="00D26305">
        <w:rPr>
          <w:b/>
          <w:bCs/>
          <w:sz w:val="28"/>
          <w:szCs w:val="28"/>
          <w:highlight w:val="yellow"/>
          <w:lang w:bidi="en-US"/>
        </w:rPr>
        <w:t>Nha</w:t>
      </w:r>
      <w:proofErr w:type="spellEnd"/>
      <w:r w:rsidRPr="00D26305">
        <w:rPr>
          <w:b/>
          <w:bCs/>
          <w:sz w:val="28"/>
          <w:szCs w:val="28"/>
          <w:highlight w:val="yellow"/>
          <w:lang w:bidi="en-US"/>
        </w:rPr>
        <w:t>-Ke Bang National Park.</w:t>
      </w:r>
    </w:p>
    <w:p w14:paraId="244AC9AB" w14:textId="252957CB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lastRenderedPageBreak/>
        <w:t>The beach was crowded with tourists, yet we still found a quiet place to relax.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Despite ___________________________________________</w:t>
      </w:r>
    </w:p>
    <w:p w14:paraId="64277298" w14:textId="77777777" w:rsidR="00DC4FE0" w:rsidRPr="00D26305" w:rsidRDefault="00DC4FE0" w:rsidP="00DC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Despite the crowded beach with tourists, we still found a quiet place to relax.</w:t>
      </w:r>
    </w:p>
    <w:p w14:paraId="58642A60" w14:textId="44053BA0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The documentary is about endangered marine species. My teacher recommended it to me.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The documentary which ___________________________________________</w:t>
      </w:r>
    </w:p>
    <w:p w14:paraId="15BA9A11" w14:textId="77777777" w:rsidR="00DC4FE0" w:rsidRPr="00D26305" w:rsidRDefault="00DC4FE0" w:rsidP="00DC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The documentary which my teacher recommended to me is about endangered marine species.</w:t>
      </w:r>
    </w:p>
    <w:p w14:paraId="32B534F3" w14:textId="4BEECE54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Nam is the fastest runner in our school.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No one ___________________________________________</w:t>
      </w:r>
    </w:p>
    <w:p w14:paraId="6CBD1FA6" w14:textId="77777777" w:rsidR="00DC4FE0" w:rsidRPr="00D26305" w:rsidRDefault="00DC4FE0" w:rsidP="00DC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No one in our school runs as fast as Nam.</w:t>
      </w: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</w:p>
    <w:p w14:paraId="2E74072F" w14:textId="77777777" w:rsidR="00DC4FE0" w:rsidRPr="00D26305" w:rsidRDefault="00DC4FE0" w:rsidP="00DC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No one in our school runs faster than Nam.</w:t>
      </w:r>
    </w:p>
    <w:p w14:paraId="344474DC" w14:textId="2B8ACD08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I can’t wait for the community clean-up event next weekend!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I’m looking ___________________________________________</w:t>
      </w:r>
    </w:p>
    <w:p w14:paraId="4143ED25" w14:textId="77777777" w:rsidR="00DC4FE0" w:rsidRPr="00D26305" w:rsidRDefault="00DC4FE0" w:rsidP="00DC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I’m looking forward to the community clean-up event next weekend.</w:t>
      </w:r>
    </w:p>
    <w:p w14:paraId="046E5E7A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We’ve never traveled by train before.</w:t>
      </w:r>
    </w:p>
    <w:p w14:paraId="192B1151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This is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2443FD3C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This is the first time we have traveled by train.</w:t>
      </w:r>
    </w:p>
    <w:p w14:paraId="5F56B219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It took us more than four hours to go to Da Nang city by coach.</w:t>
      </w:r>
    </w:p>
    <w:p w14:paraId="1BFB57FA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We spent _________________________________________________________</w:t>
      </w:r>
    </w:p>
    <w:p w14:paraId="146AE512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We spent more than four hours going to Da Nang city by coach.</w:t>
      </w:r>
    </w:p>
    <w:p w14:paraId="63E28F72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I’m really excited about the English- speaking contest.</w:t>
      </w:r>
    </w:p>
    <w:p w14:paraId="05A5F331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hAnsi="Times New Roman" w:cs="Times New Roman"/>
          <w:sz w:val="28"/>
          <w:szCs w:val="28"/>
        </w:rPr>
        <w:t xml:space="preserve">I’m looking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4A6F4C0F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I’m looking forward to the English-speaking contest.</w:t>
      </w:r>
    </w:p>
    <w:p w14:paraId="2AC5AA33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We invited a well-</w:t>
      </w:r>
      <w:proofErr w:type="spell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know</w:t>
      </w:r>
      <w:proofErr w:type="spellEnd"/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footballer to the chat show, but he didn’t arrive.</w:t>
      </w:r>
    </w:p>
    <w:p w14:paraId="7C1F3CB1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Although _________________________________________________________</w:t>
      </w:r>
    </w:p>
    <w:p w14:paraId="55684E28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Although we invited a well-known footballer to the chat show, he didn’t arrive.</w:t>
      </w:r>
    </w:p>
    <w:p w14:paraId="1D8B381D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Don’t leave the television on when you leave.</w:t>
      </w:r>
    </w:p>
    <w:p w14:paraId="00F47360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Turn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3CFADE40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Turn off the television when you leave.</w:t>
      </w:r>
    </w:p>
    <w:p w14:paraId="7F2D15D0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started learning English seven years ago.</w:t>
      </w:r>
    </w:p>
    <w:p w14:paraId="7FAACCB0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We have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58175CB0" w14:textId="5BEEE87C" w:rsidR="00DC4FE0" w:rsidRPr="00802D71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We have learned/learnt English for seven years. /We have been learning English for seven years.</w:t>
      </w:r>
    </w:p>
    <w:p w14:paraId="134BBEE1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met a woman at the meeting. Her husband is a well-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doctor.</w:t>
      </w:r>
    </w:p>
    <w:p w14:paraId="5BE689A4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I met a woman whose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363B327E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 met a woman whose husband is a well-known doctor at the conference.</w:t>
      </w:r>
    </w:p>
    <w:p w14:paraId="180CE46B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 Do you go to school on Saturday?” my friend asked.</w:t>
      </w:r>
    </w:p>
    <w:p w14:paraId="41A38BC7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My friend asked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3A361FE5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My friend asked me if I went to school on Saturdays.</w:t>
      </w:r>
    </w:p>
    <w:p w14:paraId="49725C6C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Work harder and you will pass the exam easily.</w:t>
      </w:r>
    </w:p>
    <w:p w14:paraId="435078F8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hAnsi="Times New Roman" w:cs="Times New Roman"/>
          <w:sz w:val="28"/>
          <w:szCs w:val="28"/>
        </w:rPr>
        <w:t xml:space="preserve">If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013DA4DA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If you work harder, you will pass the exam easily.</w:t>
      </w:r>
    </w:p>
    <w:p w14:paraId="34EA021B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Shall we use Bat Trang Village as a theme of the presentation?</w:t>
      </w:r>
    </w:p>
    <w:p w14:paraId="105FA785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She suggests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40AA52E6" w14:textId="77777777" w:rsidR="00DC4FE0" w:rsidRPr="00D26305" w:rsidRDefault="00DC4FE0" w:rsidP="00DC4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0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We suggest using Bat Trang Village as a theme of the presentation.</w:t>
      </w:r>
    </w:p>
    <w:p w14:paraId="355268E2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</w:p>
    <w:sectPr w:rsidR="003C0235" w:rsidRPr="00D26305" w:rsidSect="003C02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5CE8"/>
    <w:multiLevelType w:val="multilevel"/>
    <w:tmpl w:val="E2C65FE8"/>
    <w:lvl w:ilvl="0">
      <w:start w:val="5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" w15:restartNumberingAfterBreak="0">
    <w:nsid w:val="04CF2F8A"/>
    <w:multiLevelType w:val="hybridMultilevel"/>
    <w:tmpl w:val="9FD89430"/>
    <w:lvl w:ilvl="0" w:tplc="900A736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4138B"/>
    <w:multiLevelType w:val="multilevel"/>
    <w:tmpl w:val="D5B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728"/>
    <w:multiLevelType w:val="multilevel"/>
    <w:tmpl w:val="5070618C"/>
    <w:lvl w:ilvl="0">
      <w:start w:val="16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59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0D47017F"/>
    <w:multiLevelType w:val="hybridMultilevel"/>
    <w:tmpl w:val="07221504"/>
    <w:lvl w:ilvl="0" w:tplc="0B5E55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7051C"/>
    <w:multiLevelType w:val="hybridMultilevel"/>
    <w:tmpl w:val="0A0E10AE"/>
    <w:lvl w:ilvl="0" w:tplc="07F0DF1A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F2AC0"/>
    <w:multiLevelType w:val="multilevel"/>
    <w:tmpl w:val="78DAE44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70B89"/>
    <w:multiLevelType w:val="hybridMultilevel"/>
    <w:tmpl w:val="141E2C4C"/>
    <w:lvl w:ilvl="0" w:tplc="88CA3FBA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B2FA6"/>
    <w:multiLevelType w:val="multilevel"/>
    <w:tmpl w:val="FE4664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1675967"/>
    <w:multiLevelType w:val="hybridMultilevel"/>
    <w:tmpl w:val="5F1E57AA"/>
    <w:lvl w:ilvl="0" w:tplc="CE08BF92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DC23D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076769"/>
    <w:multiLevelType w:val="multilevel"/>
    <w:tmpl w:val="759E95A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9493717"/>
    <w:multiLevelType w:val="hybridMultilevel"/>
    <w:tmpl w:val="E0AA8C3E"/>
    <w:lvl w:ilvl="0" w:tplc="6CCE93FC">
      <w:start w:val="25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2" w15:restartNumberingAfterBreak="0">
    <w:nsid w:val="1E067B72"/>
    <w:multiLevelType w:val="hybridMultilevel"/>
    <w:tmpl w:val="7E982914"/>
    <w:lvl w:ilvl="0" w:tplc="1CDC6A5C">
      <w:start w:val="2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2457572"/>
    <w:multiLevelType w:val="hybridMultilevel"/>
    <w:tmpl w:val="048491B8"/>
    <w:lvl w:ilvl="0" w:tplc="0F489D6E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625A0"/>
    <w:multiLevelType w:val="hybridMultilevel"/>
    <w:tmpl w:val="5C92D82C"/>
    <w:lvl w:ilvl="0" w:tplc="362EE448">
      <w:start w:val="35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1B7794"/>
    <w:multiLevelType w:val="hybridMultilevel"/>
    <w:tmpl w:val="EB2A2CE0"/>
    <w:lvl w:ilvl="0" w:tplc="09DCB600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2A4E2860"/>
    <w:multiLevelType w:val="hybridMultilevel"/>
    <w:tmpl w:val="662ACD14"/>
    <w:lvl w:ilvl="0" w:tplc="5B36B912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64569"/>
    <w:multiLevelType w:val="hybridMultilevel"/>
    <w:tmpl w:val="7AA45EC0"/>
    <w:lvl w:ilvl="0" w:tplc="8592CEBC">
      <w:start w:val="1"/>
      <w:numFmt w:val="bullet"/>
      <w:lvlText w:val="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54995"/>
    <w:multiLevelType w:val="hybridMultilevel"/>
    <w:tmpl w:val="66D6A610"/>
    <w:lvl w:ilvl="0" w:tplc="326A65AA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276587"/>
    <w:multiLevelType w:val="hybridMultilevel"/>
    <w:tmpl w:val="6AC69730"/>
    <w:lvl w:ilvl="0" w:tplc="61A465AC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B3F99"/>
    <w:multiLevelType w:val="hybridMultilevel"/>
    <w:tmpl w:val="6C76832A"/>
    <w:lvl w:ilvl="0" w:tplc="43DE1660">
      <w:start w:val="21"/>
      <w:numFmt w:val="decimal"/>
      <w:lvlText w:val="%1."/>
      <w:lvlJc w:val="left"/>
      <w:pPr>
        <w:ind w:left="8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21" w15:restartNumberingAfterBreak="0">
    <w:nsid w:val="32BB5BB4"/>
    <w:multiLevelType w:val="hybridMultilevel"/>
    <w:tmpl w:val="AD9CB1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7495A"/>
    <w:multiLevelType w:val="hybridMultilevel"/>
    <w:tmpl w:val="B1CED9DE"/>
    <w:lvl w:ilvl="0" w:tplc="97E22B80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10044"/>
    <w:multiLevelType w:val="hybridMultilevel"/>
    <w:tmpl w:val="CB6ECBEC"/>
    <w:lvl w:ilvl="0" w:tplc="B8D204AC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867EB"/>
    <w:multiLevelType w:val="hybridMultilevel"/>
    <w:tmpl w:val="CFCEBFF4"/>
    <w:lvl w:ilvl="0" w:tplc="F42279A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C1CEA"/>
    <w:multiLevelType w:val="hybridMultilevel"/>
    <w:tmpl w:val="F3F8F628"/>
    <w:lvl w:ilvl="0" w:tplc="F766C3BA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550C7"/>
    <w:multiLevelType w:val="hybridMultilevel"/>
    <w:tmpl w:val="88C6AD16"/>
    <w:lvl w:ilvl="0" w:tplc="FBD6F172">
      <w:start w:val="2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54B23EC"/>
    <w:multiLevelType w:val="multilevel"/>
    <w:tmpl w:val="6A444144"/>
    <w:lvl w:ilvl="0">
      <w:start w:val="15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59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8" w15:restartNumberingAfterBreak="0">
    <w:nsid w:val="4DB97651"/>
    <w:multiLevelType w:val="hybridMultilevel"/>
    <w:tmpl w:val="76CA8DC8"/>
    <w:lvl w:ilvl="0" w:tplc="3032649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4FC50F38"/>
    <w:multiLevelType w:val="hybridMultilevel"/>
    <w:tmpl w:val="D0F4AC8A"/>
    <w:lvl w:ilvl="0" w:tplc="568EF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B6C3F"/>
    <w:multiLevelType w:val="multilevel"/>
    <w:tmpl w:val="DF9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75757"/>
    <w:multiLevelType w:val="hybridMultilevel"/>
    <w:tmpl w:val="1090DBF2"/>
    <w:lvl w:ilvl="0" w:tplc="A7A26160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379EB"/>
    <w:multiLevelType w:val="hybridMultilevel"/>
    <w:tmpl w:val="897498B0"/>
    <w:lvl w:ilvl="0" w:tplc="43F699B4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C1CB1"/>
    <w:multiLevelType w:val="multilevel"/>
    <w:tmpl w:val="D7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31A75"/>
    <w:multiLevelType w:val="multilevel"/>
    <w:tmpl w:val="820447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9735E"/>
    <w:multiLevelType w:val="hybridMultilevel"/>
    <w:tmpl w:val="2A74F32C"/>
    <w:lvl w:ilvl="0" w:tplc="1BC48038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B47B9"/>
    <w:multiLevelType w:val="multilevel"/>
    <w:tmpl w:val="85B26B50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D843338"/>
    <w:multiLevelType w:val="multilevel"/>
    <w:tmpl w:val="D82EE59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2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6F9F7CB4"/>
    <w:multiLevelType w:val="hybridMultilevel"/>
    <w:tmpl w:val="C9F8C8D0"/>
    <w:lvl w:ilvl="0" w:tplc="5E84438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7322E"/>
    <w:multiLevelType w:val="hybridMultilevel"/>
    <w:tmpl w:val="AAE826D2"/>
    <w:lvl w:ilvl="0" w:tplc="A8822D66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740B9"/>
    <w:multiLevelType w:val="hybridMultilevel"/>
    <w:tmpl w:val="51A0E5B0"/>
    <w:lvl w:ilvl="0" w:tplc="80106176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74BA1"/>
    <w:multiLevelType w:val="hybridMultilevel"/>
    <w:tmpl w:val="4E84ABD4"/>
    <w:lvl w:ilvl="0" w:tplc="904A0A6C">
      <w:start w:val="1"/>
      <w:numFmt w:val="bullet"/>
      <w:lvlText w:val=""/>
      <w:lvlJc w:val="left"/>
      <w:pPr>
        <w:ind w:left="85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1808038296">
    <w:abstractNumId w:val="8"/>
  </w:num>
  <w:num w:numId="2" w16cid:durableId="394939628">
    <w:abstractNumId w:val="29"/>
  </w:num>
  <w:num w:numId="3" w16cid:durableId="287316182">
    <w:abstractNumId w:val="4"/>
  </w:num>
  <w:num w:numId="4" w16cid:durableId="1387922011">
    <w:abstractNumId w:val="12"/>
  </w:num>
  <w:num w:numId="5" w16cid:durableId="530999856">
    <w:abstractNumId w:val="40"/>
  </w:num>
  <w:num w:numId="6" w16cid:durableId="1467160217">
    <w:abstractNumId w:val="10"/>
  </w:num>
  <w:num w:numId="7" w16cid:durableId="1657806826">
    <w:abstractNumId w:val="0"/>
  </w:num>
  <w:num w:numId="8" w16cid:durableId="1359811429">
    <w:abstractNumId w:val="22"/>
  </w:num>
  <w:num w:numId="9" w16cid:durableId="185753868">
    <w:abstractNumId w:val="32"/>
  </w:num>
  <w:num w:numId="10" w16cid:durableId="445925344">
    <w:abstractNumId w:val="11"/>
  </w:num>
  <w:num w:numId="11" w16cid:durableId="1393700110">
    <w:abstractNumId w:val="17"/>
  </w:num>
  <w:num w:numId="12" w16cid:durableId="2145388113">
    <w:abstractNumId w:val="38"/>
  </w:num>
  <w:num w:numId="13" w16cid:durableId="970938302">
    <w:abstractNumId w:val="35"/>
  </w:num>
  <w:num w:numId="14" w16cid:durableId="1408842971">
    <w:abstractNumId w:val="31"/>
  </w:num>
  <w:num w:numId="15" w16cid:durableId="1563978066">
    <w:abstractNumId w:val="20"/>
  </w:num>
  <w:num w:numId="16" w16cid:durableId="1667829291">
    <w:abstractNumId w:val="41"/>
  </w:num>
  <w:num w:numId="17" w16cid:durableId="707728945">
    <w:abstractNumId w:val="13"/>
  </w:num>
  <w:num w:numId="18" w16cid:durableId="1078330863">
    <w:abstractNumId w:val="1"/>
  </w:num>
  <w:num w:numId="19" w16cid:durableId="1769546321">
    <w:abstractNumId w:val="15"/>
  </w:num>
  <w:num w:numId="20" w16cid:durableId="313028630">
    <w:abstractNumId w:val="7"/>
  </w:num>
  <w:num w:numId="21" w16cid:durableId="504712817">
    <w:abstractNumId w:val="5"/>
  </w:num>
  <w:num w:numId="22" w16cid:durableId="869729046">
    <w:abstractNumId w:val="33"/>
  </w:num>
  <w:num w:numId="23" w16cid:durableId="66461049">
    <w:abstractNumId w:val="2"/>
  </w:num>
  <w:num w:numId="24" w16cid:durableId="41254034">
    <w:abstractNumId w:val="30"/>
  </w:num>
  <w:num w:numId="25" w16cid:durableId="2073196062">
    <w:abstractNumId w:val="19"/>
  </w:num>
  <w:num w:numId="26" w16cid:durableId="2013486662">
    <w:abstractNumId w:val="39"/>
  </w:num>
  <w:num w:numId="27" w16cid:durableId="201671322">
    <w:abstractNumId w:val="28"/>
  </w:num>
  <w:num w:numId="28" w16cid:durableId="321936491">
    <w:abstractNumId w:val="26"/>
  </w:num>
  <w:num w:numId="29" w16cid:durableId="242180510">
    <w:abstractNumId w:val="24"/>
  </w:num>
  <w:num w:numId="30" w16cid:durableId="1419869808">
    <w:abstractNumId w:val="21"/>
  </w:num>
  <w:num w:numId="31" w16cid:durableId="13043576">
    <w:abstractNumId w:val="18"/>
  </w:num>
  <w:num w:numId="32" w16cid:durableId="93090809">
    <w:abstractNumId w:val="6"/>
  </w:num>
  <w:num w:numId="33" w16cid:durableId="1884517636">
    <w:abstractNumId w:val="34"/>
  </w:num>
  <w:num w:numId="34" w16cid:durableId="754400500">
    <w:abstractNumId w:val="16"/>
  </w:num>
  <w:num w:numId="35" w16cid:durableId="921336066">
    <w:abstractNumId w:val="36"/>
  </w:num>
  <w:num w:numId="36" w16cid:durableId="561605069">
    <w:abstractNumId w:val="25"/>
  </w:num>
  <w:num w:numId="37" w16cid:durableId="1095859745">
    <w:abstractNumId w:val="14"/>
  </w:num>
  <w:num w:numId="38" w16cid:durableId="2103449221">
    <w:abstractNumId w:val="9"/>
  </w:num>
  <w:num w:numId="39" w16cid:durableId="384331624">
    <w:abstractNumId w:val="23"/>
  </w:num>
  <w:num w:numId="40" w16cid:durableId="924612852">
    <w:abstractNumId w:val="37"/>
  </w:num>
  <w:num w:numId="41" w16cid:durableId="325398158">
    <w:abstractNumId w:val="27"/>
  </w:num>
  <w:num w:numId="42" w16cid:durableId="169380313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guyễn thị kim cẩm">
    <w15:presenceInfo w15:providerId="Windows Live" w15:userId="6f54931188b1a4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35"/>
    <w:rsid w:val="00147F20"/>
    <w:rsid w:val="003C0235"/>
    <w:rsid w:val="005360C4"/>
    <w:rsid w:val="005A0878"/>
    <w:rsid w:val="00645302"/>
    <w:rsid w:val="007249F1"/>
    <w:rsid w:val="00802D71"/>
    <w:rsid w:val="008A0429"/>
    <w:rsid w:val="00950F25"/>
    <w:rsid w:val="00D26305"/>
    <w:rsid w:val="00DC4FE0"/>
    <w:rsid w:val="00E92835"/>
    <w:rsid w:val="00F3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6A29"/>
  <w15:chartTrackingRefBased/>
  <w15:docId w15:val="{ACB66489-2A13-41AB-9F00-1059E7C3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2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3C0235"/>
    <w:pPr>
      <w:ind w:left="720"/>
      <w:contextualSpacing/>
    </w:pPr>
  </w:style>
  <w:style w:type="paragraph" w:customStyle="1" w:styleId="mab5">
    <w:name w:val="mab5"/>
    <w:basedOn w:val="Normal"/>
    <w:rsid w:val="003C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C0235"/>
    <w:pPr>
      <w:widowControl w:val="0"/>
      <w:autoSpaceDE w:val="0"/>
      <w:autoSpaceDN w:val="0"/>
      <w:spacing w:before="94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C023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C0235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3C023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C023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3C023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2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7227</Words>
  <Characters>41196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3</cp:revision>
  <dcterms:created xsi:type="dcterms:W3CDTF">2026-05-23T01:13:00Z</dcterms:created>
  <dcterms:modified xsi:type="dcterms:W3CDTF">2026-06-06T02:51:00Z</dcterms:modified>
</cp:coreProperties>
</file>