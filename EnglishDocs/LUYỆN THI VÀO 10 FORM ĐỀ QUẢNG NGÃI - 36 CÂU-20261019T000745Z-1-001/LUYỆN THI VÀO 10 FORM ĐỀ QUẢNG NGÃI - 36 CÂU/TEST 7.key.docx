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1BCD1D29" w:rsidR="000B0778" w:rsidRPr="003129B4" w:rsidRDefault="000B0778" w:rsidP="00030AEF">
      <w:pPr>
        <w:spacing w:after="0" w:line="276" w:lineRule="auto"/>
        <w:jc w:val="center"/>
        <w:rPr>
          <w:rFonts w:ascii="Times New Roman" w:hAnsi="Times New Roman" w:cs="Times New Roman"/>
          <w:b/>
          <w:bCs/>
          <w:sz w:val="28"/>
          <w:szCs w:val="28"/>
        </w:rPr>
      </w:pPr>
      <w:r w:rsidRPr="003129B4">
        <w:rPr>
          <w:rFonts w:ascii="Times New Roman" w:hAnsi="Times New Roman" w:cs="Times New Roman"/>
          <w:b/>
          <w:bCs/>
          <w:sz w:val="28"/>
          <w:szCs w:val="28"/>
        </w:rPr>
        <w:t xml:space="preserve">TEST </w:t>
      </w:r>
      <w:r w:rsidR="00832AB5">
        <w:rPr>
          <w:rFonts w:ascii="Times New Roman" w:hAnsi="Times New Roman" w:cs="Times New Roman"/>
          <w:b/>
          <w:bCs/>
          <w:sz w:val="28"/>
          <w:szCs w:val="28"/>
        </w:rPr>
        <w:t>7</w:t>
      </w:r>
      <w:r w:rsidRPr="003129B4">
        <w:rPr>
          <w:rFonts w:ascii="Times New Roman" w:hAnsi="Times New Roman" w:cs="Times New Roman"/>
          <w:b/>
          <w:bCs/>
          <w:sz w:val="28"/>
          <w:szCs w:val="28"/>
        </w:rPr>
        <w:t xml:space="preserve">- Date: </w:t>
      </w:r>
    </w:p>
    <w:p w14:paraId="66231D22" w14:textId="77777777" w:rsidR="000B0778" w:rsidRPr="003129B4" w:rsidRDefault="000B0778" w:rsidP="00030AEF">
      <w:pPr>
        <w:spacing w:after="0" w:line="276" w:lineRule="auto"/>
        <w:rPr>
          <w:rFonts w:ascii="Times New Roman" w:hAnsi="Times New Roman" w:cs="Times New Roman"/>
          <w:b/>
          <w:sz w:val="28"/>
          <w:szCs w:val="28"/>
        </w:rPr>
      </w:pPr>
      <w:r w:rsidRPr="003129B4">
        <w:rPr>
          <w:rFonts w:ascii="Times New Roman" w:hAnsi="Times New Roman" w:cs="Times New Roman"/>
          <w:b/>
          <w:sz w:val="28"/>
          <w:szCs w:val="28"/>
        </w:rPr>
        <w:t xml:space="preserve">PART A: </w:t>
      </w:r>
      <w:proofErr w:type="gramStart"/>
      <w:r w:rsidRPr="003129B4">
        <w:rPr>
          <w:rFonts w:ascii="Times New Roman" w:hAnsi="Times New Roman" w:cs="Times New Roman"/>
          <w:b/>
          <w:sz w:val="28"/>
          <w:szCs w:val="28"/>
        </w:rPr>
        <w:t>PRONUNCIATION(</w:t>
      </w:r>
      <w:proofErr w:type="gramEnd"/>
      <w:r w:rsidRPr="003129B4">
        <w:rPr>
          <w:rFonts w:ascii="Times New Roman" w:hAnsi="Times New Roman" w:cs="Times New Roman"/>
          <w:b/>
          <w:sz w:val="28"/>
          <w:szCs w:val="28"/>
        </w:rPr>
        <w:t>1,0 pt)</w:t>
      </w:r>
    </w:p>
    <w:p w14:paraId="6C219F87" w14:textId="600395D8" w:rsidR="000B0778" w:rsidRDefault="006C1AFE" w:rsidP="00030AEF">
      <w:pPr>
        <w:tabs>
          <w:tab w:val="left" w:pos="314"/>
        </w:tabs>
        <w:spacing w:before="90" w:after="0" w:line="276" w:lineRule="auto"/>
        <w:rPr>
          <w:rFonts w:ascii="Times New Roman" w:hAnsi="Times New Roman" w:cs="Times New Roman"/>
          <w:b/>
          <w:i/>
          <w:spacing w:val="-5"/>
          <w:sz w:val="28"/>
          <w:szCs w:val="28"/>
        </w:rPr>
      </w:pPr>
      <w:r w:rsidRPr="003129B4">
        <w:rPr>
          <w:rFonts w:ascii="Times New Roman" w:hAnsi="Times New Roman" w:cs="Times New Roman"/>
          <w:b/>
          <w:i/>
          <w:sz w:val="28"/>
          <w:szCs w:val="28"/>
        </w:rPr>
        <w:t xml:space="preserve">I. </w:t>
      </w:r>
      <w:r w:rsidR="000B0778" w:rsidRPr="003129B4">
        <w:rPr>
          <w:rFonts w:ascii="Times New Roman" w:hAnsi="Times New Roman" w:cs="Times New Roman"/>
          <w:b/>
          <w:i/>
          <w:sz w:val="28"/>
          <w:szCs w:val="28"/>
        </w:rPr>
        <w:t>Choose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the</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word having</w:t>
      </w:r>
      <w:r w:rsidR="000B0778" w:rsidRPr="003129B4">
        <w:rPr>
          <w:rFonts w:ascii="Times New Roman" w:hAnsi="Times New Roman" w:cs="Times New Roman"/>
          <w:b/>
          <w:i/>
          <w:spacing w:val="-6"/>
          <w:sz w:val="28"/>
          <w:szCs w:val="28"/>
        </w:rPr>
        <w:t xml:space="preserve"> </w:t>
      </w:r>
      <w:r w:rsidR="000B0778" w:rsidRPr="003129B4">
        <w:rPr>
          <w:rFonts w:ascii="Times New Roman" w:hAnsi="Times New Roman" w:cs="Times New Roman"/>
          <w:b/>
          <w:i/>
          <w:sz w:val="28"/>
          <w:szCs w:val="28"/>
        </w:rPr>
        <w:t>the</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underlined</w:t>
      </w:r>
      <w:r w:rsidR="000B0778" w:rsidRPr="003129B4">
        <w:rPr>
          <w:rFonts w:ascii="Times New Roman" w:hAnsi="Times New Roman" w:cs="Times New Roman"/>
          <w:b/>
          <w:i/>
          <w:spacing w:val="-6"/>
          <w:sz w:val="28"/>
          <w:szCs w:val="28"/>
        </w:rPr>
        <w:t xml:space="preserve"> </w:t>
      </w:r>
      <w:r w:rsidR="000B0778" w:rsidRPr="003129B4">
        <w:rPr>
          <w:rFonts w:ascii="Times New Roman" w:hAnsi="Times New Roman" w:cs="Times New Roman"/>
          <w:b/>
          <w:i/>
          <w:sz w:val="28"/>
          <w:szCs w:val="28"/>
        </w:rPr>
        <w:t>part pronounced</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differently</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in each</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line.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 xml:space="preserve">(0.6 </w:t>
      </w:r>
      <w:r w:rsidR="000B0778" w:rsidRPr="003129B4">
        <w:rPr>
          <w:rFonts w:ascii="Times New Roman" w:hAnsi="Times New Roman" w:cs="Times New Roman"/>
          <w:b/>
          <w:i/>
          <w:spacing w:val="-5"/>
          <w:sz w:val="28"/>
          <w:szCs w:val="28"/>
        </w:rPr>
        <w:t>p)</w:t>
      </w:r>
    </w:p>
    <w:p w14:paraId="77D5C2BC" w14:textId="7C11B1B0" w:rsidR="00096C50" w:rsidRPr="00096C50" w:rsidRDefault="00096C50" w:rsidP="00030AEF">
      <w:pPr>
        <w:pStyle w:val="ListParagraph"/>
        <w:numPr>
          <w:ilvl w:val="0"/>
          <w:numId w:val="60"/>
        </w:numPr>
        <w:tabs>
          <w:tab w:val="left" w:pos="314"/>
        </w:tabs>
        <w:spacing w:before="90" w:line="276" w:lineRule="auto"/>
        <w:rPr>
          <w:bCs/>
          <w:iCs/>
          <w:sz w:val="28"/>
          <w:szCs w:val="28"/>
        </w:rPr>
      </w:pPr>
      <w:r>
        <w:rPr>
          <w:bCs/>
          <w:iCs/>
          <w:sz w:val="28"/>
          <w:szCs w:val="28"/>
        </w:rPr>
        <w:t xml:space="preserve"> A. </w:t>
      </w:r>
      <w:r w:rsidRPr="00096C50">
        <w:rPr>
          <w:bCs/>
          <w:iCs/>
          <w:sz w:val="28"/>
          <w:szCs w:val="28"/>
        </w:rPr>
        <w:t>laugh</w:t>
      </w:r>
      <w:r w:rsidRPr="00096C50">
        <w:rPr>
          <w:b/>
          <w:bCs/>
          <w:iCs/>
          <w:sz w:val="28"/>
          <w:szCs w:val="28"/>
          <w:u w:val="single"/>
        </w:rPr>
        <w:t>ed</w:t>
      </w:r>
      <w:r w:rsidRPr="00096C50">
        <w:t> </w:t>
      </w:r>
      <w:r>
        <w:tab/>
      </w:r>
      <w:r w:rsidRPr="00096C50">
        <w:rPr>
          <w:bCs/>
          <w:iCs/>
          <w:sz w:val="28"/>
          <w:szCs w:val="28"/>
        </w:rPr>
        <w:t>B. collaps</w:t>
      </w:r>
      <w:r w:rsidRPr="00096C50">
        <w:rPr>
          <w:b/>
          <w:bCs/>
          <w:iCs/>
          <w:sz w:val="28"/>
          <w:szCs w:val="28"/>
          <w:u w:val="single"/>
        </w:rPr>
        <w:t>ed</w:t>
      </w:r>
      <w:r w:rsidRPr="00096C50">
        <w:t> </w:t>
      </w:r>
      <w:r>
        <w:tab/>
      </w:r>
      <w:r w:rsidRPr="00D87956">
        <w:rPr>
          <w:bCs/>
          <w:i/>
          <w:sz w:val="28"/>
          <w:szCs w:val="28"/>
        </w:rPr>
        <w:t>C. caus</w:t>
      </w:r>
      <w:r w:rsidRPr="00D87956">
        <w:rPr>
          <w:b/>
          <w:bCs/>
          <w:i/>
          <w:sz w:val="28"/>
          <w:szCs w:val="28"/>
          <w:u w:val="single"/>
        </w:rPr>
        <w:t>ed</w:t>
      </w:r>
      <w:r w:rsidRPr="00096C50">
        <w:t> </w:t>
      </w:r>
      <w:r>
        <w:tab/>
      </w:r>
      <w:r>
        <w:tab/>
      </w:r>
      <w:r w:rsidRPr="00096C50">
        <w:rPr>
          <w:bCs/>
          <w:iCs/>
          <w:sz w:val="28"/>
          <w:szCs w:val="28"/>
        </w:rPr>
        <w:t>D. watch</w:t>
      </w:r>
      <w:r w:rsidRPr="00096C50">
        <w:rPr>
          <w:b/>
          <w:bCs/>
          <w:iCs/>
          <w:sz w:val="28"/>
          <w:szCs w:val="28"/>
          <w:u w:val="single"/>
        </w:rPr>
        <w:t>ed</w:t>
      </w:r>
    </w:p>
    <w:p w14:paraId="2CA8B3B9" w14:textId="4DDAAB0B" w:rsidR="00096C50" w:rsidRPr="00096C50" w:rsidRDefault="00096C50" w:rsidP="00030AEF">
      <w:pPr>
        <w:pStyle w:val="ListParagraph"/>
        <w:numPr>
          <w:ilvl w:val="0"/>
          <w:numId w:val="60"/>
        </w:numPr>
        <w:tabs>
          <w:tab w:val="left" w:pos="314"/>
        </w:tabs>
        <w:spacing w:before="90" w:line="276" w:lineRule="auto"/>
        <w:rPr>
          <w:bCs/>
          <w:iCs/>
          <w:sz w:val="28"/>
          <w:szCs w:val="28"/>
        </w:rPr>
      </w:pPr>
      <w:r w:rsidRPr="00096C50">
        <w:rPr>
          <w:bCs/>
          <w:iCs/>
          <w:sz w:val="28"/>
          <w:szCs w:val="28"/>
        </w:rPr>
        <w:t xml:space="preserve">A. </w:t>
      </w:r>
      <w:r w:rsidRPr="00096C50">
        <w:rPr>
          <w:b/>
          <w:bCs/>
          <w:iCs/>
          <w:sz w:val="28"/>
          <w:szCs w:val="28"/>
        </w:rPr>
        <w:t>s</w:t>
      </w:r>
      <w:r w:rsidRPr="00096C50">
        <w:rPr>
          <w:b/>
          <w:bCs/>
          <w:iCs/>
          <w:sz w:val="28"/>
          <w:szCs w:val="28"/>
          <w:u w:val="single"/>
        </w:rPr>
        <w:t>ch</w:t>
      </w:r>
      <w:r w:rsidRPr="00096C50">
        <w:rPr>
          <w:bCs/>
          <w:iCs/>
          <w:sz w:val="28"/>
          <w:szCs w:val="28"/>
        </w:rPr>
        <w:t>edule</w:t>
      </w:r>
      <w:r w:rsidRPr="00096C50">
        <w:t> </w:t>
      </w:r>
      <w:r>
        <w:tab/>
      </w:r>
      <w:r w:rsidRPr="00096C50">
        <w:rPr>
          <w:bCs/>
          <w:iCs/>
          <w:sz w:val="28"/>
          <w:szCs w:val="28"/>
        </w:rPr>
        <w:t xml:space="preserve">B. </w:t>
      </w:r>
      <w:r w:rsidRPr="00096C50">
        <w:rPr>
          <w:b/>
          <w:bCs/>
          <w:iCs/>
          <w:sz w:val="28"/>
          <w:szCs w:val="28"/>
          <w:u w:val="single"/>
        </w:rPr>
        <w:t>ch</w:t>
      </w:r>
      <w:r w:rsidRPr="00096C50">
        <w:rPr>
          <w:bCs/>
          <w:iCs/>
          <w:sz w:val="28"/>
          <w:szCs w:val="28"/>
        </w:rPr>
        <w:t>emistry</w:t>
      </w:r>
      <w:r w:rsidRPr="00096C50">
        <w:t> </w:t>
      </w:r>
      <w:r>
        <w:tab/>
      </w:r>
      <w:r w:rsidRPr="00096C50">
        <w:rPr>
          <w:bCs/>
          <w:iCs/>
          <w:sz w:val="28"/>
          <w:szCs w:val="28"/>
        </w:rPr>
        <w:t>C. te</w:t>
      </w:r>
      <w:r w:rsidRPr="00096C50">
        <w:rPr>
          <w:b/>
          <w:bCs/>
          <w:iCs/>
          <w:sz w:val="28"/>
          <w:szCs w:val="28"/>
          <w:u w:val="single"/>
        </w:rPr>
        <w:t>ch</w:t>
      </w:r>
      <w:r w:rsidRPr="00096C50">
        <w:rPr>
          <w:bCs/>
          <w:iCs/>
          <w:sz w:val="28"/>
          <w:szCs w:val="28"/>
        </w:rPr>
        <w:t>nique</w:t>
      </w:r>
      <w:r w:rsidRPr="00096C50">
        <w:t> </w:t>
      </w:r>
      <w:r>
        <w:tab/>
      </w:r>
      <w:r w:rsidRPr="00D87956">
        <w:rPr>
          <w:bCs/>
          <w:i/>
          <w:sz w:val="28"/>
          <w:szCs w:val="28"/>
        </w:rPr>
        <w:t>D. para</w:t>
      </w:r>
      <w:r w:rsidRPr="00D87956">
        <w:rPr>
          <w:b/>
          <w:bCs/>
          <w:i/>
          <w:sz w:val="28"/>
          <w:szCs w:val="28"/>
          <w:u w:val="single"/>
        </w:rPr>
        <w:t>ch</w:t>
      </w:r>
      <w:r w:rsidRPr="00D87956">
        <w:rPr>
          <w:bCs/>
          <w:i/>
          <w:sz w:val="28"/>
          <w:szCs w:val="28"/>
        </w:rPr>
        <w:t>ute</w:t>
      </w:r>
    </w:p>
    <w:p w14:paraId="34BBB9AD" w14:textId="11FBCECA" w:rsidR="000B0778" w:rsidRDefault="006C1AFE" w:rsidP="00030AEF">
      <w:pPr>
        <w:tabs>
          <w:tab w:val="left" w:pos="404"/>
        </w:tabs>
        <w:spacing w:after="0" w:line="276" w:lineRule="auto"/>
        <w:rPr>
          <w:rFonts w:ascii="Times New Roman" w:hAnsi="Times New Roman" w:cs="Times New Roman"/>
          <w:b/>
          <w:i/>
          <w:spacing w:val="-5"/>
          <w:sz w:val="28"/>
          <w:szCs w:val="28"/>
        </w:rPr>
      </w:pPr>
      <w:r w:rsidRPr="003129B4">
        <w:rPr>
          <w:rFonts w:ascii="Times New Roman" w:hAnsi="Times New Roman" w:cs="Times New Roman"/>
          <w:b/>
          <w:i/>
          <w:sz w:val="28"/>
          <w:szCs w:val="28"/>
        </w:rPr>
        <w:t xml:space="preserve">II. </w:t>
      </w:r>
      <w:r w:rsidR="000B0778" w:rsidRPr="003129B4">
        <w:rPr>
          <w:rFonts w:ascii="Times New Roman" w:hAnsi="Times New Roman" w:cs="Times New Roman"/>
          <w:b/>
          <w:i/>
          <w:sz w:val="28"/>
          <w:szCs w:val="28"/>
        </w:rPr>
        <w:t>Choose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a word in</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each</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line</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that</w:t>
      </w:r>
      <w:r w:rsidR="000B0778" w:rsidRPr="003129B4">
        <w:rPr>
          <w:rFonts w:ascii="Times New Roman" w:hAnsi="Times New Roman" w:cs="Times New Roman"/>
          <w:b/>
          <w:i/>
          <w:spacing w:val="-5"/>
          <w:sz w:val="28"/>
          <w:szCs w:val="28"/>
        </w:rPr>
        <w:t xml:space="preserve"> </w:t>
      </w:r>
      <w:r w:rsidR="000B0778" w:rsidRPr="003129B4">
        <w:rPr>
          <w:rFonts w:ascii="Times New Roman" w:hAnsi="Times New Roman" w:cs="Times New Roman"/>
          <w:b/>
          <w:i/>
          <w:sz w:val="28"/>
          <w:szCs w:val="28"/>
        </w:rPr>
        <w:t>has</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different</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stress</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pattern.</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(0.4</w:t>
      </w:r>
      <w:r w:rsidR="000B0778" w:rsidRPr="003129B4">
        <w:rPr>
          <w:rFonts w:ascii="Times New Roman" w:hAnsi="Times New Roman" w:cs="Times New Roman"/>
          <w:b/>
          <w:i/>
          <w:spacing w:val="-5"/>
          <w:sz w:val="28"/>
          <w:szCs w:val="28"/>
        </w:rPr>
        <w:t xml:space="preserve"> p)</w:t>
      </w:r>
    </w:p>
    <w:p w14:paraId="2F97184F" w14:textId="02E66C08" w:rsidR="00832AB5" w:rsidRDefault="00832AB5" w:rsidP="00030AEF">
      <w:pPr>
        <w:pStyle w:val="ListParagraph"/>
        <w:numPr>
          <w:ilvl w:val="0"/>
          <w:numId w:val="60"/>
        </w:numPr>
        <w:tabs>
          <w:tab w:val="left" w:pos="404"/>
        </w:tabs>
        <w:spacing w:line="276" w:lineRule="auto"/>
        <w:rPr>
          <w:bCs/>
          <w:iCs/>
          <w:sz w:val="28"/>
          <w:szCs w:val="28"/>
        </w:rPr>
      </w:pPr>
      <w:r w:rsidRPr="00832AB5">
        <w:rPr>
          <w:bCs/>
          <w:iCs/>
          <w:sz w:val="28"/>
          <w:szCs w:val="28"/>
        </w:rPr>
        <w:t xml:space="preserve"> A. pottery</w:t>
      </w:r>
      <w:r w:rsidRPr="00832AB5">
        <w:t> </w:t>
      </w:r>
      <w:r>
        <w:tab/>
      </w:r>
      <w:r w:rsidRPr="00D87956">
        <w:rPr>
          <w:bCs/>
          <w:i/>
          <w:sz w:val="28"/>
          <w:szCs w:val="28"/>
        </w:rPr>
        <w:t>B. production</w:t>
      </w:r>
      <w:r w:rsidRPr="00832AB5">
        <w:t> </w:t>
      </w:r>
      <w:r>
        <w:tab/>
      </w:r>
      <w:r w:rsidRPr="00832AB5">
        <w:rPr>
          <w:bCs/>
          <w:iCs/>
          <w:sz w:val="28"/>
          <w:szCs w:val="28"/>
        </w:rPr>
        <w:t>C. tourism</w:t>
      </w:r>
      <w:r w:rsidRPr="00832AB5">
        <w:t> </w:t>
      </w:r>
      <w:r>
        <w:tab/>
      </w:r>
      <w:r>
        <w:tab/>
      </w:r>
      <w:r w:rsidRPr="00832AB5">
        <w:rPr>
          <w:bCs/>
          <w:iCs/>
          <w:sz w:val="28"/>
          <w:szCs w:val="28"/>
        </w:rPr>
        <w:t>D. cultural</w:t>
      </w:r>
    </w:p>
    <w:p w14:paraId="7BBD67D6" w14:textId="76EA672C" w:rsidR="00832AB5" w:rsidRPr="00832AB5" w:rsidRDefault="00832AB5" w:rsidP="00030AEF">
      <w:pPr>
        <w:pStyle w:val="ListParagraph"/>
        <w:numPr>
          <w:ilvl w:val="0"/>
          <w:numId w:val="60"/>
        </w:numPr>
        <w:tabs>
          <w:tab w:val="left" w:pos="404"/>
        </w:tabs>
        <w:spacing w:line="276" w:lineRule="auto"/>
        <w:rPr>
          <w:bCs/>
          <w:iCs/>
          <w:sz w:val="28"/>
          <w:szCs w:val="28"/>
        </w:rPr>
      </w:pPr>
      <w:r w:rsidRPr="00832AB5">
        <w:rPr>
          <w:bCs/>
          <w:iCs/>
          <w:sz w:val="28"/>
          <w:szCs w:val="28"/>
        </w:rPr>
        <w:t>A. vary</w:t>
      </w:r>
      <w:r w:rsidRPr="00832AB5">
        <w:rPr>
          <w:bCs/>
          <w:iCs/>
          <w:sz w:val="28"/>
          <w:szCs w:val="28"/>
        </w:rPr>
        <w:t> </w:t>
      </w:r>
      <w:r>
        <w:rPr>
          <w:bCs/>
          <w:iCs/>
          <w:sz w:val="28"/>
          <w:szCs w:val="28"/>
        </w:rPr>
        <w:tab/>
      </w:r>
      <w:r>
        <w:rPr>
          <w:bCs/>
          <w:iCs/>
          <w:sz w:val="28"/>
          <w:szCs w:val="28"/>
        </w:rPr>
        <w:tab/>
      </w:r>
      <w:r w:rsidRPr="00D87956">
        <w:rPr>
          <w:bCs/>
          <w:i/>
          <w:sz w:val="28"/>
          <w:szCs w:val="28"/>
        </w:rPr>
        <w:t>B. attract</w:t>
      </w:r>
      <w:r w:rsidRPr="00832AB5">
        <w:rPr>
          <w:bCs/>
          <w:iCs/>
          <w:sz w:val="28"/>
          <w:szCs w:val="28"/>
        </w:rPr>
        <w:t> </w:t>
      </w:r>
      <w:r>
        <w:rPr>
          <w:bCs/>
          <w:iCs/>
          <w:sz w:val="28"/>
          <w:szCs w:val="28"/>
        </w:rPr>
        <w:tab/>
      </w:r>
      <w:r>
        <w:rPr>
          <w:bCs/>
          <w:iCs/>
          <w:sz w:val="28"/>
          <w:szCs w:val="28"/>
        </w:rPr>
        <w:tab/>
      </w:r>
      <w:r w:rsidRPr="00832AB5">
        <w:rPr>
          <w:bCs/>
          <w:iCs/>
          <w:sz w:val="28"/>
          <w:szCs w:val="28"/>
        </w:rPr>
        <w:t>C. interest</w:t>
      </w:r>
      <w:r w:rsidRPr="00832AB5">
        <w:rPr>
          <w:bCs/>
          <w:iCs/>
          <w:sz w:val="28"/>
          <w:szCs w:val="28"/>
        </w:rPr>
        <w:t> </w:t>
      </w:r>
      <w:r>
        <w:rPr>
          <w:bCs/>
          <w:iCs/>
          <w:sz w:val="28"/>
          <w:szCs w:val="28"/>
        </w:rPr>
        <w:tab/>
      </w:r>
      <w:r>
        <w:rPr>
          <w:bCs/>
          <w:iCs/>
          <w:sz w:val="28"/>
          <w:szCs w:val="28"/>
        </w:rPr>
        <w:tab/>
      </w:r>
      <w:r w:rsidRPr="00832AB5">
        <w:rPr>
          <w:bCs/>
          <w:iCs/>
          <w:sz w:val="28"/>
          <w:szCs w:val="28"/>
        </w:rPr>
        <w:t>D. listen</w:t>
      </w:r>
    </w:p>
    <w:p w14:paraId="502F6A69" w14:textId="152960DE" w:rsidR="000B0778" w:rsidRPr="003129B4" w:rsidRDefault="000B0778" w:rsidP="00030AEF">
      <w:pPr>
        <w:spacing w:after="0" w:line="276" w:lineRule="auto"/>
        <w:rPr>
          <w:rFonts w:ascii="Times New Roman" w:hAnsi="Times New Roman" w:cs="Times New Roman"/>
          <w:b/>
          <w:sz w:val="28"/>
          <w:szCs w:val="28"/>
          <w:lang w:bidi="en-US"/>
        </w:rPr>
      </w:pPr>
      <w:r w:rsidRPr="003129B4">
        <w:rPr>
          <w:rFonts w:ascii="Times New Roman" w:hAnsi="Times New Roman" w:cs="Times New Roman"/>
          <w:b/>
          <w:sz w:val="28"/>
          <w:szCs w:val="28"/>
          <w:lang w:bidi="en-US"/>
        </w:rPr>
        <w:t>PART B: STRUCTURES AND VOCABULARY (3,0 pt)</w:t>
      </w:r>
    </w:p>
    <w:p w14:paraId="4612252C" w14:textId="1CAEB791" w:rsidR="000B0778" w:rsidRPr="003129B4" w:rsidRDefault="000B0778" w:rsidP="00030AEF">
      <w:pPr>
        <w:tabs>
          <w:tab w:val="left" w:pos="495"/>
        </w:tabs>
        <w:spacing w:after="0" w:line="276" w:lineRule="auto"/>
        <w:rPr>
          <w:rFonts w:ascii="Times New Roman" w:hAnsi="Times New Roman" w:cs="Times New Roman"/>
          <w:b/>
          <w:i/>
          <w:spacing w:val="-5"/>
          <w:sz w:val="28"/>
          <w:szCs w:val="28"/>
        </w:rPr>
      </w:pPr>
      <w:r w:rsidRPr="003129B4">
        <w:rPr>
          <w:rFonts w:ascii="Times New Roman" w:hAnsi="Times New Roman" w:cs="Times New Roman"/>
          <w:b/>
          <w:i/>
          <w:sz w:val="28"/>
          <w:szCs w:val="28"/>
        </w:rPr>
        <w:t>I. Choose</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correct option A,</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B,</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C,</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or</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D</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for</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each</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gap in</w:t>
      </w:r>
      <w:r w:rsidRPr="003129B4">
        <w:rPr>
          <w:rFonts w:ascii="Times New Roman" w:hAnsi="Times New Roman" w:cs="Times New Roman"/>
          <w:b/>
          <w:i/>
          <w:spacing w:val="-4"/>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6"/>
          <w:sz w:val="28"/>
          <w:szCs w:val="28"/>
        </w:rPr>
        <w:t xml:space="preserve"> </w:t>
      </w:r>
      <w:r w:rsidRPr="003129B4">
        <w:rPr>
          <w:rFonts w:ascii="Times New Roman" w:hAnsi="Times New Roman" w:cs="Times New Roman"/>
          <w:b/>
          <w:i/>
          <w:sz w:val="28"/>
          <w:szCs w:val="28"/>
        </w:rPr>
        <w:t>following</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sentences.</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w:t>
      </w:r>
      <w:r w:rsidR="00F06EA8" w:rsidRPr="003129B4">
        <w:rPr>
          <w:rFonts w:ascii="Times New Roman" w:hAnsi="Times New Roman" w:cs="Times New Roman"/>
          <w:b/>
          <w:i/>
          <w:sz w:val="28"/>
          <w:szCs w:val="28"/>
        </w:rPr>
        <w:t>2</w:t>
      </w:r>
      <w:r w:rsidRPr="003129B4">
        <w:rPr>
          <w:rFonts w:ascii="Times New Roman" w:hAnsi="Times New Roman" w:cs="Times New Roman"/>
          <w:b/>
          <w:i/>
          <w:sz w:val="28"/>
          <w:szCs w:val="28"/>
        </w:rPr>
        <w:t xml:space="preserve"> </w:t>
      </w:r>
      <w:r w:rsidRPr="003129B4">
        <w:rPr>
          <w:rFonts w:ascii="Times New Roman" w:hAnsi="Times New Roman" w:cs="Times New Roman"/>
          <w:b/>
          <w:i/>
          <w:spacing w:val="-5"/>
          <w:sz w:val="28"/>
          <w:szCs w:val="28"/>
        </w:rPr>
        <w:t>p)</w:t>
      </w:r>
    </w:p>
    <w:p w14:paraId="5CBD462B" w14:textId="26E46532"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Minh’s parents suggest that he ______ harder on his examination.</w:t>
      </w:r>
      <w:r w:rsidRPr="00096C50">
        <w:rPr>
          <w:bCs/>
          <w:iCs/>
          <w:sz w:val="28"/>
          <w:szCs w:val="28"/>
        </w:rPr>
        <w:br/>
        <w:t>A. worked</w:t>
      </w:r>
      <w:r w:rsidRPr="00096C50">
        <w:t> </w:t>
      </w:r>
      <w:r w:rsidRPr="00096C50">
        <w:rPr>
          <w:bCs/>
          <w:iCs/>
          <w:sz w:val="28"/>
          <w:szCs w:val="28"/>
        </w:rPr>
        <w:t>B. has worked</w:t>
      </w:r>
      <w:r w:rsidRPr="00096C50">
        <w:t> </w:t>
      </w:r>
      <w:r w:rsidRPr="00096C50">
        <w:rPr>
          <w:bCs/>
          <w:iCs/>
          <w:sz w:val="28"/>
          <w:szCs w:val="28"/>
        </w:rPr>
        <w:t>C. works</w:t>
      </w:r>
      <w:r w:rsidRPr="00096C50">
        <w:t> </w:t>
      </w:r>
      <w:r w:rsidRPr="00D87956">
        <w:rPr>
          <w:bCs/>
          <w:i/>
          <w:sz w:val="28"/>
          <w:szCs w:val="28"/>
        </w:rPr>
        <w:t>D. work</w:t>
      </w:r>
    </w:p>
    <w:p w14:paraId="18B36609"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If we took public transport in the city, there ______ less air pollution.</w:t>
      </w:r>
      <w:r w:rsidRPr="00096C50">
        <w:rPr>
          <w:bCs/>
          <w:iCs/>
          <w:sz w:val="28"/>
          <w:szCs w:val="28"/>
        </w:rPr>
        <w:br/>
      </w:r>
      <w:r w:rsidRPr="00071479">
        <w:rPr>
          <w:bCs/>
          <w:i/>
          <w:sz w:val="28"/>
          <w:szCs w:val="28"/>
        </w:rPr>
        <w:t>A. would be</w:t>
      </w:r>
      <w:r w:rsidRPr="00096C50">
        <w:t> </w:t>
      </w:r>
      <w:r w:rsidRPr="00096C50">
        <w:rPr>
          <w:bCs/>
          <w:iCs/>
          <w:sz w:val="28"/>
          <w:szCs w:val="28"/>
        </w:rPr>
        <w:t>B. may be</w:t>
      </w:r>
      <w:r w:rsidRPr="00096C50">
        <w:t> </w:t>
      </w:r>
      <w:r w:rsidRPr="00096C50">
        <w:rPr>
          <w:bCs/>
          <w:iCs/>
          <w:sz w:val="28"/>
          <w:szCs w:val="28"/>
        </w:rPr>
        <w:t>C. will be</w:t>
      </w:r>
      <w:r w:rsidRPr="00096C50">
        <w:t> </w:t>
      </w:r>
      <w:r w:rsidRPr="00096C50">
        <w:rPr>
          <w:bCs/>
          <w:iCs/>
          <w:sz w:val="28"/>
          <w:szCs w:val="28"/>
        </w:rPr>
        <w:t>D. should be</w:t>
      </w:r>
    </w:p>
    <w:p w14:paraId="5E2C4EA5"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Today’s lesson was long and difficult; ______, the students couldn’t understand it.</w:t>
      </w:r>
      <w:r w:rsidRPr="00096C50">
        <w:rPr>
          <w:bCs/>
          <w:iCs/>
          <w:sz w:val="28"/>
          <w:szCs w:val="28"/>
        </w:rPr>
        <w:br/>
        <w:t>A. so</w:t>
      </w:r>
      <w:r w:rsidRPr="00096C50">
        <w:t> </w:t>
      </w:r>
      <w:r w:rsidRPr="00071479">
        <w:rPr>
          <w:bCs/>
          <w:i/>
          <w:sz w:val="28"/>
          <w:szCs w:val="28"/>
        </w:rPr>
        <w:t>B. therefore</w:t>
      </w:r>
      <w:r w:rsidRPr="00096C50">
        <w:t> </w:t>
      </w:r>
      <w:r w:rsidRPr="00096C50">
        <w:rPr>
          <w:bCs/>
          <w:iCs/>
          <w:sz w:val="28"/>
          <w:szCs w:val="28"/>
        </w:rPr>
        <w:t>C. however</w:t>
      </w:r>
      <w:r w:rsidRPr="00096C50">
        <w:t> </w:t>
      </w:r>
      <w:r w:rsidRPr="00096C50">
        <w:rPr>
          <w:bCs/>
          <w:iCs/>
          <w:sz w:val="28"/>
          <w:szCs w:val="28"/>
        </w:rPr>
        <w:t>D. but</w:t>
      </w:r>
    </w:p>
    <w:p w14:paraId="48F14438"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He had to be in ______ hospital for a week after the surgery.</w:t>
      </w:r>
      <w:r w:rsidRPr="00096C50">
        <w:rPr>
          <w:bCs/>
          <w:iCs/>
          <w:sz w:val="28"/>
          <w:szCs w:val="28"/>
        </w:rPr>
        <w:br/>
        <w:t>A. an</w:t>
      </w:r>
      <w:r w:rsidRPr="00096C50">
        <w:t> </w:t>
      </w:r>
      <w:r w:rsidRPr="00071479">
        <w:rPr>
          <w:bCs/>
          <w:i/>
          <w:sz w:val="28"/>
          <w:szCs w:val="28"/>
        </w:rPr>
        <w:t>B. Ø</w:t>
      </w:r>
      <w:r w:rsidRPr="00096C50">
        <w:t> </w:t>
      </w:r>
      <w:r w:rsidRPr="00096C50">
        <w:rPr>
          <w:bCs/>
          <w:iCs/>
          <w:sz w:val="28"/>
          <w:szCs w:val="28"/>
        </w:rPr>
        <w:t>C. a</w:t>
      </w:r>
      <w:r w:rsidRPr="00096C50">
        <w:t> </w:t>
      </w:r>
      <w:r w:rsidRPr="00096C50">
        <w:rPr>
          <w:bCs/>
          <w:iCs/>
          <w:sz w:val="28"/>
          <w:szCs w:val="28"/>
        </w:rPr>
        <w:t>D. the</w:t>
      </w:r>
    </w:p>
    <w:p w14:paraId="5DF4D346"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My grandfather ______ chess with me at 4.00 p.m. yesterday.</w:t>
      </w:r>
      <w:r w:rsidRPr="00096C50">
        <w:rPr>
          <w:bCs/>
          <w:iCs/>
          <w:sz w:val="28"/>
          <w:szCs w:val="28"/>
        </w:rPr>
        <w:br/>
        <w:t>A. are playing</w:t>
      </w:r>
      <w:r w:rsidRPr="00096C50">
        <w:t> </w:t>
      </w:r>
      <w:r w:rsidRPr="00096C50">
        <w:rPr>
          <w:bCs/>
          <w:iCs/>
          <w:sz w:val="28"/>
          <w:szCs w:val="28"/>
        </w:rPr>
        <w:t>B. is playing</w:t>
      </w:r>
      <w:r w:rsidRPr="00096C50">
        <w:t> </w:t>
      </w:r>
      <w:r w:rsidRPr="00071479">
        <w:rPr>
          <w:bCs/>
          <w:i/>
          <w:sz w:val="28"/>
          <w:szCs w:val="28"/>
        </w:rPr>
        <w:t>C. was playing</w:t>
      </w:r>
      <w:r w:rsidRPr="00096C50">
        <w:t> </w:t>
      </w:r>
      <w:r w:rsidRPr="00096C50">
        <w:rPr>
          <w:bCs/>
          <w:iCs/>
          <w:sz w:val="28"/>
          <w:szCs w:val="28"/>
        </w:rPr>
        <w:t>D. plays</w:t>
      </w:r>
    </w:p>
    <w:p w14:paraId="502F623F"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To stay healthy, my dad decided to ______ sugary drinks and drink more water instead.</w:t>
      </w:r>
      <w:r w:rsidRPr="00096C50">
        <w:rPr>
          <w:bCs/>
          <w:iCs/>
          <w:sz w:val="28"/>
          <w:szCs w:val="28"/>
        </w:rPr>
        <w:br/>
        <w:t>A. come back</w:t>
      </w:r>
      <w:r w:rsidRPr="00096C50">
        <w:t> </w:t>
      </w:r>
      <w:r w:rsidRPr="00071479">
        <w:rPr>
          <w:bCs/>
          <w:i/>
          <w:sz w:val="28"/>
          <w:szCs w:val="28"/>
        </w:rPr>
        <w:t>B. cut down on</w:t>
      </w:r>
      <w:r w:rsidRPr="00096C50">
        <w:t> </w:t>
      </w:r>
      <w:r w:rsidRPr="00096C50">
        <w:rPr>
          <w:bCs/>
          <w:iCs/>
          <w:sz w:val="28"/>
          <w:szCs w:val="28"/>
        </w:rPr>
        <w:t>C. get around</w:t>
      </w:r>
      <w:r w:rsidRPr="00096C50">
        <w:t> </w:t>
      </w:r>
      <w:r w:rsidRPr="00096C50">
        <w:rPr>
          <w:bCs/>
          <w:iCs/>
          <w:sz w:val="28"/>
          <w:szCs w:val="28"/>
        </w:rPr>
        <w:t>D. look up</w:t>
      </w:r>
    </w:p>
    <w:p w14:paraId="087DA54D" w14:textId="77777777" w:rsid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Last summer, I visited a village ______ has tradition of making pottery.</w:t>
      </w:r>
      <w:r w:rsidRPr="00096C50">
        <w:rPr>
          <w:bCs/>
          <w:iCs/>
          <w:sz w:val="28"/>
          <w:szCs w:val="28"/>
        </w:rPr>
        <w:br/>
        <w:t>A. who</w:t>
      </w:r>
      <w:r w:rsidRPr="00096C50">
        <w:t> </w:t>
      </w:r>
      <w:r w:rsidRPr="00096C50">
        <w:rPr>
          <w:bCs/>
          <w:iCs/>
          <w:sz w:val="28"/>
          <w:szCs w:val="28"/>
        </w:rPr>
        <w:t>B. when</w:t>
      </w:r>
      <w:r w:rsidRPr="00096C50">
        <w:t> </w:t>
      </w:r>
      <w:r w:rsidRPr="00096C50">
        <w:rPr>
          <w:bCs/>
          <w:iCs/>
          <w:sz w:val="28"/>
          <w:szCs w:val="28"/>
        </w:rPr>
        <w:t>C. where</w:t>
      </w:r>
      <w:r w:rsidRPr="00096C50">
        <w:t> </w:t>
      </w:r>
      <w:r w:rsidRPr="00071479">
        <w:rPr>
          <w:bCs/>
          <w:i/>
          <w:sz w:val="28"/>
          <w:szCs w:val="28"/>
        </w:rPr>
        <w:t>D. which</w:t>
      </w:r>
    </w:p>
    <w:p w14:paraId="15A8357C" w14:textId="5799D1BE" w:rsidR="00096C50" w:rsidRPr="00096C50" w:rsidRDefault="00096C50" w:rsidP="00030AEF">
      <w:pPr>
        <w:pStyle w:val="ListParagraph"/>
        <w:numPr>
          <w:ilvl w:val="0"/>
          <w:numId w:val="60"/>
        </w:numPr>
        <w:tabs>
          <w:tab w:val="left" w:pos="472"/>
        </w:tabs>
        <w:spacing w:line="276" w:lineRule="auto"/>
        <w:rPr>
          <w:bCs/>
          <w:iCs/>
          <w:sz w:val="28"/>
          <w:szCs w:val="28"/>
        </w:rPr>
      </w:pPr>
      <w:r w:rsidRPr="00096C50">
        <w:rPr>
          <w:bCs/>
          <w:iCs/>
          <w:sz w:val="28"/>
          <w:szCs w:val="28"/>
        </w:rPr>
        <w:t>______ you study for these exams, ______ you will do, even with difficult reading topics.</w:t>
      </w:r>
      <w:r w:rsidRPr="00096C50">
        <w:rPr>
          <w:bCs/>
          <w:iCs/>
          <w:sz w:val="28"/>
          <w:szCs w:val="28"/>
        </w:rPr>
        <w:br/>
        <w:t>A. The hardest / the best</w:t>
      </w:r>
      <w:r w:rsidRPr="00096C50">
        <w:t> </w:t>
      </w:r>
      <w:r>
        <w:tab/>
      </w:r>
      <w:r>
        <w:tab/>
      </w:r>
      <w:r w:rsidRPr="00096C50">
        <w:rPr>
          <w:bCs/>
          <w:iCs/>
          <w:sz w:val="28"/>
          <w:szCs w:val="28"/>
        </w:rPr>
        <w:t xml:space="preserve">B. The </w:t>
      </w:r>
      <w:proofErr w:type="gramStart"/>
      <w:r w:rsidRPr="00096C50">
        <w:rPr>
          <w:bCs/>
          <w:iCs/>
          <w:sz w:val="28"/>
          <w:szCs w:val="28"/>
        </w:rPr>
        <w:t>more hard</w:t>
      </w:r>
      <w:proofErr w:type="gramEnd"/>
      <w:r w:rsidRPr="00096C50">
        <w:rPr>
          <w:bCs/>
          <w:iCs/>
          <w:sz w:val="28"/>
          <w:szCs w:val="28"/>
        </w:rPr>
        <w:t xml:space="preserve"> / the more good</w:t>
      </w:r>
      <w:r w:rsidRPr="00096C50">
        <w:t> </w:t>
      </w:r>
    </w:p>
    <w:p w14:paraId="22ADD850" w14:textId="6590A35D" w:rsidR="00096C50" w:rsidRPr="00096C50" w:rsidRDefault="00096C50" w:rsidP="00030AEF">
      <w:pPr>
        <w:pStyle w:val="ListParagraph"/>
        <w:tabs>
          <w:tab w:val="left" w:pos="472"/>
        </w:tabs>
        <w:spacing w:line="276" w:lineRule="auto"/>
        <w:ind w:left="720" w:firstLine="0"/>
        <w:rPr>
          <w:bCs/>
          <w:iCs/>
          <w:sz w:val="28"/>
          <w:szCs w:val="28"/>
        </w:rPr>
      </w:pPr>
      <w:r w:rsidRPr="00071479">
        <w:rPr>
          <w:bCs/>
          <w:i/>
          <w:sz w:val="28"/>
          <w:szCs w:val="28"/>
        </w:rPr>
        <w:t>C. The harder / the better</w:t>
      </w:r>
      <w:r w:rsidRPr="00071479">
        <w:rPr>
          <w:i/>
        </w:rPr>
        <w:t> </w:t>
      </w:r>
      <w:r>
        <w:tab/>
      </w:r>
      <w:r>
        <w:tab/>
      </w:r>
      <w:r w:rsidRPr="00096C50">
        <w:rPr>
          <w:bCs/>
          <w:iCs/>
          <w:sz w:val="28"/>
          <w:szCs w:val="28"/>
        </w:rPr>
        <w:t>D. The more / the much</w:t>
      </w:r>
    </w:p>
    <w:p w14:paraId="392760DF" w14:textId="49AA3B32" w:rsidR="000B0778" w:rsidRPr="003129B4" w:rsidRDefault="000B0778" w:rsidP="00030AEF">
      <w:pPr>
        <w:tabs>
          <w:tab w:val="left" w:pos="472"/>
        </w:tabs>
        <w:spacing w:after="0" w:line="276" w:lineRule="auto"/>
        <w:jc w:val="both"/>
        <w:rPr>
          <w:rFonts w:ascii="Times New Roman" w:hAnsi="Times New Roman" w:cs="Times New Roman"/>
          <w:b/>
          <w:i/>
          <w:sz w:val="28"/>
          <w:szCs w:val="28"/>
        </w:rPr>
      </w:pPr>
      <w:r w:rsidRPr="003129B4">
        <w:rPr>
          <w:rFonts w:ascii="Times New Roman" w:hAnsi="Times New Roman" w:cs="Times New Roman"/>
          <w:b/>
          <w:i/>
          <w:sz w:val="28"/>
          <w:szCs w:val="28"/>
        </w:rPr>
        <w:t>II. Give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correct form</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of</w:t>
      </w:r>
      <w:r w:rsidRPr="003129B4">
        <w:rPr>
          <w:rFonts w:ascii="Times New Roman" w:hAnsi="Times New Roman" w:cs="Times New Roman"/>
          <w:b/>
          <w:i/>
          <w:spacing w:val="-3"/>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word</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given to</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complete</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sentences.</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(1</w:t>
      </w:r>
      <w:r w:rsidRPr="003129B4">
        <w:rPr>
          <w:rFonts w:ascii="Times New Roman" w:hAnsi="Times New Roman" w:cs="Times New Roman"/>
          <w:b/>
          <w:i/>
          <w:spacing w:val="-4"/>
          <w:sz w:val="28"/>
          <w:szCs w:val="28"/>
        </w:rPr>
        <w:t xml:space="preserve"> </w:t>
      </w:r>
      <w:r w:rsidRPr="003129B4">
        <w:rPr>
          <w:rFonts w:ascii="Times New Roman" w:hAnsi="Times New Roman" w:cs="Times New Roman"/>
          <w:b/>
          <w:i/>
          <w:spacing w:val="-5"/>
          <w:sz w:val="28"/>
          <w:szCs w:val="28"/>
        </w:rPr>
        <w:t>p)</w:t>
      </w:r>
    </w:p>
    <w:p w14:paraId="58ECA63F" w14:textId="3A4E197C" w:rsidR="00832AB5" w:rsidRDefault="00832AB5" w:rsidP="00030AEF">
      <w:pPr>
        <w:pStyle w:val="ListParagraph"/>
        <w:numPr>
          <w:ilvl w:val="0"/>
          <w:numId w:val="60"/>
        </w:numPr>
        <w:tabs>
          <w:tab w:val="left" w:pos="472"/>
        </w:tabs>
        <w:spacing w:line="276" w:lineRule="auto"/>
        <w:rPr>
          <w:bCs/>
          <w:iCs/>
          <w:sz w:val="28"/>
          <w:szCs w:val="28"/>
        </w:rPr>
      </w:pPr>
      <w:r w:rsidRPr="00096C50">
        <w:rPr>
          <w:bCs/>
          <w:iCs/>
          <w:sz w:val="28"/>
          <w:szCs w:val="28"/>
        </w:rPr>
        <w:t>Climate change has received huge ______ recently, especially after the extreme heatwaves reported across many cities.</w:t>
      </w:r>
      <w:r w:rsidR="007B3C7E">
        <w:rPr>
          <w:bCs/>
          <w:iCs/>
          <w:sz w:val="28"/>
          <w:szCs w:val="28"/>
        </w:rPr>
        <w:t xml:space="preserve"> (ATTEND)</w:t>
      </w:r>
      <w:r w:rsidR="00030AEF">
        <w:rPr>
          <w:bCs/>
          <w:iCs/>
          <w:sz w:val="28"/>
          <w:szCs w:val="28"/>
        </w:rPr>
        <w:t>attent</w:t>
      </w:r>
      <w:r w:rsidR="00071479" w:rsidRPr="00071479">
        <w:rPr>
          <w:bCs/>
          <w:iCs/>
          <w:sz w:val="28"/>
          <w:szCs w:val="28"/>
          <w:highlight w:val="yellow"/>
        </w:rPr>
        <w:t>ion</w:t>
      </w:r>
    </w:p>
    <w:p w14:paraId="1116F15B" w14:textId="5E81F5FB" w:rsidR="007B3C7E" w:rsidRDefault="007B3C7E" w:rsidP="00030AEF">
      <w:pPr>
        <w:pStyle w:val="ListParagraph"/>
        <w:numPr>
          <w:ilvl w:val="0"/>
          <w:numId w:val="60"/>
        </w:numPr>
        <w:tabs>
          <w:tab w:val="left" w:pos="472"/>
        </w:tabs>
        <w:spacing w:line="276" w:lineRule="auto"/>
        <w:rPr>
          <w:bCs/>
          <w:iCs/>
          <w:sz w:val="28"/>
          <w:szCs w:val="28"/>
        </w:rPr>
      </w:pPr>
      <w:r w:rsidRPr="007B3C7E">
        <w:rPr>
          <w:bCs/>
          <w:iCs/>
          <w:sz w:val="28"/>
          <w:szCs w:val="28"/>
        </w:rPr>
        <w:t>Some stories about life on other planets sound ______, yet they inspire students to explore astronomy.</w:t>
      </w:r>
      <w:r>
        <w:rPr>
          <w:bCs/>
          <w:iCs/>
          <w:sz w:val="28"/>
          <w:szCs w:val="28"/>
        </w:rPr>
        <w:t xml:space="preserve"> </w:t>
      </w:r>
      <w:r w:rsidRPr="007B3C7E">
        <w:rPr>
          <w:bCs/>
          <w:iCs/>
          <w:sz w:val="28"/>
          <w:szCs w:val="28"/>
        </w:rPr>
        <w:t>(IMAGIN</w:t>
      </w:r>
      <w:r w:rsidR="00071479">
        <w:rPr>
          <w:bCs/>
          <w:iCs/>
          <w:sz w:val="28"/>
          <w:szCs w:val="28"/>
        </w:rPr>
        <w:t>E</w:t>
      </w:r>
      <w:r w:rsidRPr="007B3C7E">
        <w:rPr>
          <w:bCs/>
          <w:iCs/>
          <w:sz w:val="28"/>
          <w:szCs w:val="28"/>
        </w:rPr>
        <w:t>)</w:t>
      </w:r>
      <w:r w:rsidR="00071479">
        <w:rPr>
          <w:bCs/>
          <w:iCs/>
          <w:sz w:val="28"/>
          <w:szCs w:val="28"/>
        </w:rPr>
        <w:t xml:space="preserve"> </w:t>
      </w:r>
      <w:r w:rsidR="00071479" w:rsidRPr="00071479">
        <w:rPr>
          <w:bCs/>
          <w:iCs/>
          <w:sz w:val="28"/>
          <w:szCs w:val="28"/>
          <w:highlight w:val="yellow"/>
        </w:rPr>
        <w:t>imaginary (adj)</w:t>
      </w:r>
    </w:p>
    <w:p w14:paraId="4121A0E3" w14:textId="238052B2" w:rsidR="007B3C7E" w:rsidRPr="007B3C7E" w:rsidRDefault="007B3C7E" w:rsidP="00030AEF">
      <w:pPr>
        <w:pStyle w:val="ListParagraph"/>
        <w:numPr>
          <w:ilvl w:val="0"/>
          <w:numId w:val="60"/>
        </w:numPr>
        <w:tabs>
          <w:tab w:val="left" w:pos="472"/>
        </w:tabs>
        <w:spacing w:line="276" w:lineRule="auto"/>
        <w:rPr>
          <w:bCs/>
          <w:iCs/>
          <w:sz w:val="28"/>
          <w:szCs w:val="28"/>
        </w:rPr>
      </w:pPr>
      <w:r w:rsidRPr="007B3C7E">
        <w:rPr>
          <w:bCs/>
          <w:iCs/>
          <w:sz w:val="28"/>
          <w:szCs w:val="28"/>
        </w:rPr>
        <w:t xml:space="preserve">Teenagers are used to ______ quickly, so they may feel bored with long paper </w:t>
      </w:r>
      <w:r w:rsidRPr="007B3C7E">
        <w:rPr>
          <w:bCs/>
          <w:iCs/>
          <w:sz w:val="28"/>
          <w:szCs w:val="28"/>
        </w:rPr>
        <w:lastRenderedPageBreak/>
        <w:t>letters.</w:t>
      </w:r>
      <w:r>
        <w:rPr>
          <w:bCs/>
          <w:iCs/>
          <w:sz w:val="28"/>
          <w:szCs w:val="28"/>
        </w:rPr>
        <w:t xml:space="preserve"> (RELY)</w:t>
      </w:r>
      <w:proofErr w:type="spellStart"/>
      <w:r w:rsidR="00071479" w:rsidRPr="00071479">
        <w:rPr>
          <w:bCs/>
          <w:iCs/>
          <w:sz w:val="28"/>
          <w:szCs w:val="28"/>
          <w:highlight w:val="yellow"/>
        </w:rPr>
        <w:t>ing</w:t>
      </w:r>
      <w:proofErr w:type="spellEnd"/>
    </w:p>
    <w:p w14:paraId="409A2774" w14:textId="47720CBC" w:rsidR="007B3C7E" w:rsidRDefault="00A47232" w:rsidP="00030AEF">
      <w:pPr>
        <w:pStyle w:val="ListParagraph"/>
        <w:numPr>
          <w:ilvl w:val="0"/>
          <w:numId w:val="60"/>
        </w:numPr>
        <w:tabs>
          <w:tab w:val="left" w:pos="472"/>
        </w:tabs>
        <w:spacing w:line="276" w:lineRule="auto"/>
        <w:rPr>
          <w:bCs/>
          <w:iCs/>
          <w:sz w:val="28"/>
          <w:szCs w:val="28"/>
        </w:rPr>
      </w:pPr>
      <w:r w:rsidRPr="00D328E9">
        <w:rPr>
          <w:sz w:val="28"/>
          <w:szCs w:val="28"/>
        </w:rPr>
        <w:t xml:space="preserve">The heavy rain caused the river level to rise and made the cave largely __________. </w:t>
      </w:r>
      <w:r w:rsidRPr="00D328E9">
        <w:rPr>
          <w:b/>
          <w:bCs/>
          <w:sz w:val="28"/>
          <w:szCs w:val="28"/>
        </w:rPr>
        <w:t>(ACCESS)</w:t>
      </w:r>
      <w:r>
        <w:rPr>
          <w:b/>
          <w:bCs/>
          <w:sz w:val="28"/>
          <w:szCs w:val="28"/>
        </w:rPr>
        <w:t xml:space="preserve"> in</w:t>
      </w:r>
      <w:r w:rsidRPr="00BF357C">
        <w:rPr>
          <w:b/>
          <w:bCs/>
          <w:sz w:val="28"/>
          <w:szCs w:val="28"/>
          <w:highlight w:val="yellow"/>
        </w:rPr>
        <w:t>access</w:t>
      </w:r>
      <w:r>
        <w:rPr>
          <w:b/>
          <w:bCs/>
          <w:sz w:val="28"/>
          <w:szCs w:val="28"/>
          <w:highlight w:val="yellow"/>
        </w:rPr>
        <w:t>i</w:t>
      </w:r>
      <w:r w:rsidRPr="00BF357C">
        <w:rPr>
          <w:b/>
          <w:bCs/>
          <w:sz w:val="28"/>
          <w:szCs w:val="28"/>
          <w:highlight w:val="yellow"/>
        </w:rPr>
        <w:t>ble</w:t>
      </w:r>
    </w:p>
    <w:p w14:paraId="06A490E7" w14:textId="6032D202" w:rsidR="000B0778" w:rsidRPr="003129B4" w:rsidRDefault="000B0778" w:rsidP="00030AEF">
      <w:pPr>
        <w:pStyle w:val="ListParagraph"/>
        <w:spacing w:line="276" w:lineRule="auto"/>
        <w:ind w:left="-144" w:firstLine="0"/>
        <w:rPr>
          <w:b/>
          <w:bCs/>
          <w:sz w:val="28"/>
          <w:szCs w:val="28"/>
          <w:lang w:bidi="en-US"/>
        </w:rPr>
      </w:pPr>
      <w:r w:rsidRPr="003129B4">
        <w:rPr>
          <w:b/>
          <w:bCs/>
          <w:sz w:val="28"/>
          <w:szCs w:val="28"/>
          <w:lang w:bidi="en-US"/>
        </w:rPr>
        <w:t>PART C: READING AND COMPREHENSION</w:t>
      </w:r>
    </w:p>
    <w:p w14:paraId="7257B04E" w14:textId="77777777" w:rsidR="000B0778" w:rsidRPr="003129B4" w:rsidRDefault="000B0778" w:rsidP="00030AEF">
      <w:pPr>
        <w:pStyle w:val="NormalWeb"/>
        <w:numPr>
          <w:ilvl w:val="0"/>
          <w:numId w:val="1"/>
        </w:numPr>
        <w:spacing w:before="0" w:beforeAutospacing="0" w:after="0" w:afterAutospacing="0" w:line="276" w:lineRule="auto"/>
        <w:jc w:val="both"/>
        <w:rPr>
          <w:b/>
          <w:bCs/>
          <w:sz w:val="28"/>
          <w:szCs w:val="28"/>
          <w:lang w:bidi="en-US"/>
        </w:rPr>
      </w:pPr>
      <w:r w:rsidRPr="003129B4">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B0778" w:rsidRPr="003129B4" w14:paraId="6C9A34AB" w14:textId="77777777" w:rsidTr="00B85DBB">
        <w:tc>
          <w:tcPr>
            <w:tcW w:w="10096" w:type="dxa"/>
          </w:tcPr>
          <w:p w14:paraId="29138320" w14:textId="6F739C1C" w:rsidR="000B0778" w:rsidRPr="003129B4" w:rsidRDefault="007B3C7E" w:rsidP="00030AEF">
            <w:pPr>
              <w:pStyle w:val="NormalWeb"/>
              <w:spacing w:before="0" w:after="0" w:afterAutospacing="0" w:line="276" w:lineRule="auto"/>
              <w:ind w:left="360"/>
              <w:jc w:val="both"/>
              <w:rPr>
                <w:sz w:val="28"/>
                <w:szCs w:val="28"/>
                <w:lang w:bidi="en-US"/>
              </w:rPr>
            </w:pPr>
            <w:r>
              <w:rPr>
                <w:sz w:val="28"/>
                <w:szCs w:val="28"/>
                <w:lang w:bidi="en-US"/>
              </w:rPr>
              <w:t xml:space="preserve">Contributed </w:t>
            </w:r>
            <w:r w:rsidR="00565591">
              <w:rPr>
                <w:sz w:val="28"/>
                <w:szCs w:val="28"/>
                <w:lang w:bidi="en-US"/>
              </w:rPr>
              <w:t xml:space="preserve">          </w:t>
            </w:r>
            <w:r w:rsidR="00071479">
              <w:rPr>
                <w:sz w:val="28"/>
                <w:szCs w:val="28"/>
                <w:lang w:bidi="en-US"/>
              </w:rPr>
              <w:t>20</w:t>
            </w:r>
            <w:r>
              <w:rPr>
                <w:sz w:val="28"/>
                <w:szCs w:val="28"/>
                <w:lang w:bidi="en-US"/>
              </w:rPr>
              <w:t xml:space="preserve">but </w:t>
            </w:r>
            <w:r w:rsidR="00565591">
              <w:rPr>
                <w:sz w:val="28"/>
                <w:szCs w:val="28"/>
                <w:lang w:bidi="en-US"/>
              </w:rPr>
              <w:t xml:space="preserve">             </w:t>
            </w:r>
            <w:r w:rsidR="00071479">
              <w:rPr>
                <w:sz w:val="28"/>
                <w:szCs w:val="28"/>
                <w:lang w:bidi="en-US"/>
              </w:rPr>
              <w:t xml:space="preserve">17 </w:t>
            </w:r>
            <w:r>
              <w:rPr>
                <w:sz w:val="28"/>
                <w:szCs w:val="28"/>
                <w:lang w:bidi="en-US"/>
              </w:rPr>
              <w:t xml:space="preserve">relied   </w:t>
            </w:r>
            <w:r w:rsidR="00565591">
              <w:rPr>
                <w:sz w:val="28"/>
                <w:szCs w:val="28"/>
                <w:lang w:bidi="en-US"/>
              </w:rPr>
              <w:t xml:space="preserve">       </w:t>
            </w:r>
            <w:r w:rsidR="00071479">
              <w:rPr>
                <w:sz w:val="28"/>
                <w:szCs w:val="28"/>
                <w:lang w:bidi="en-US"/>
              </w:rPr>
              <w:t>18</w:t>
            </w:r>
            <w:r w:rsidR="00565591">
              <w:rPr>
                <w:sz w:val="28"/>
                <w:szCs w:val="28"/>
                <w:lang w:bidi="en-US"/>
              </w:rPr>
              <w:t xml:space="preserve"> </w:t>
            </w:r>
            <w:r>
              <w:rPr>
                <w:sz w:val="28"/>
                <w:szCs w:val="28"/>
                <w:lang w:bidi="en-US"/>
              </w:rPr>
              <w:t xml:space="preserve">which </w:t>
            </w:r>
            <w:r w:rsidR="00565591">
              <w:rPr>
                <w:sz w:val="28"/>
                <w:szCs w:val="28"/>
                <w:lang w:bidi="en-US"/>
              </w:rPr>
              <w:t xml:space="preserve">            </w:t>
            </w:r>
            <w:r w:rsidR="00071479">
              <w:rPr>
                <w:sz w:val="28"/>
                <w:szCs w:val="28"/>
                <w:lang w:bidi="en-US"/>
              </w:rPr>
              <w:t>19</w:t>
            </w:r>
            <w:r>
              <w:rPr>
                <w:sz w:val="28"/>
                <w:szCs w:val="28"/>
                <w:lang w:bidi="en-US"/>
              </w:rPr>
              <w:t xml:space="preserve">around </w:t>
            </w:r>
            <w:r w:rsidR="00565591">
              <w:rPr>
                <w:sz w:val="28"/>
                <w:szCs w:val="28"/>
                <w:lang w:bidi="en-US"/>
              </w:rPr>
              <w:t xml:space="preserve">               </w:t>
            </w:r>
            <w:r>
              <w:rPr>
                <w:sz w:val="28"/>
                <w:szCs w:val="28"/>
                <w:lang w:bidi="en-US"/>
              </w:rPr>
              <w:t>where</w:t>
            </w:r>
          </w:p>
        </w:tc>
      </w:tr>
    </w:tbl>
    <w:p w14:paraId="3F650886" w14:textId="5056E3BC" w:rsidR="007B3C7E" w:rsidRPr="007B3C7E" w:rsidRDefault="00565591" w:rsidP="00030AEF">
      <w:pPr>
        <w:pStyle w:val="NormalWeb"/>
        <w:spacing w:before="0" w:beforeAutospacing="0" w:after="0" w:afterAutospacing="0" w:line="276" w:lineRule="auto"/>
        <w:ind w:left="360"/>
        <w:rPr>
          <w:sz w:val="28"/>
          <w:szCs w:val="28"/>
          <w:lang w:bidi="en-US"/>
        </w:rPr>
      </w:pPr>
      <w:r>
        <w:rPr>
          <w:sz w:val="28"/>
          <w:szCs w:val="28"/>
          <w:lang w:bidi="en-US"/>
        </w:rPr>
        <w:t xml:space="preserve">            </w:t>
      </w:r>
      <w:r w:rsidR="007B3C7E" w:rsidRPr="007B3C7E">
        <w:rPr>
          <w:sz w:val="28"/>
          <w:szCs w:val="28"/>
          <w:lang w:bidi="en-US"/>
        </w:rPr>
        <w:t>In the past, Vietnamese life was deeply rooted in traditional values and communal ties. People lived in close-knit villages and (</w:t>
      </w:r>
      <w:r>
        <w:rPr>
          <w:sz w:val="28"/>
          <w:szCs w:val="28"/>
          <w:lang w:bidi="en-US"/>
        </w:rPr>
        <w:t>17</w:t>
      </w:r>
      <w:r w:rsidR="007B3C7E" w:rsidRPr="007B3C7E">
        <w:rPr>
          <w:sz w:val="28"/>
          <w:szCs w:val="28"/>
          <w:lang w:bidi="en-US"/>
        </w:rPr>
        <w:t xml:space="preserve">) ______ on agriculture as the main source of livelihood. The daily rhythm was guided by the agricultural calendar, with planting and harvesting seasons </w:t>
      </w:r>
      <w:r w:rsidR="007B3C7E">
        <w:rPr>
          <w:sz w:val="28"/>
          <w:szCs w:val="28"/>
          <w:lang w:bidi="en-US"/>
        </w:rPr>
        <w:t>shaping</w:t>
      </w:r>
      <w:r w:rsidR="007B3C7E" w:rsidRPr="007B3C7E">
        <w:rPr>
          <w:sz w:val="28"/>
          <w:szCs w:val="28"/>
          <w:lang w:bidi="en-US"/>
        </w:rPr>
        <w:t xml:space="preserve"> their activities.</w:t>
      </w:r>
    </w:p>
    <w:p w14:paraId="2204CB35" w14:textId="71D64EE8" w:rsidR="007B3C7E" w:rsidRPr="007B3C7E" w:rsidRDefault="00565591" w:rsidP="00030AEF">
      <w:pPr>
        <w:pStyle w:val="NormalWeb"/>
        <w:spacing w:before="0" w:beforeAutospacing="0" w:after="0" w:afterAutospacing="0" w:line="276" w:lineRule="auto"/>
        <w:ind w:left="360"/>
        <w:rPr>
          <w:sz w:val="28"/>
          <w:szCs w:val="28"/>
          <w:lang w:bidi="en-US"/>
        </w:rPr>
      </w:pPr>
      <w:r>
        <w:rPr>
          <w:sz w:val="28"/>
          <w:szCs w:val="28"/>
          <w:lang w:bidi="en-US"/>
        </w:rPr>
        <w:t xml:space="preserve">            </w:t>
      </w:r>
      <w:r w:rsidR="007B3C7E" w:rsidRPr="007B3C7E">
        <w:rPr>
          <w:sz w:val="28"/>
          <w:szCs w:val="28"/>
          <w:lang w:bidi="en-US"/>
        </w:rPr>
        <w:t>Family plays a central role in Vietnamese society. Multigenerational households were common, and respect for elders was paramount. Ancestor worship and communal rituals (</w:t>
      </w:r>
      <w:r>
        <w:rPr>
          <w:sz w:val="28"/>
          <w:szCs w:val="28"/>
          <w:lang w:bidi="en-US"/>
        </w:rPr>
        <w:t>18</w:t>
      </w:r>
      <w:r w:rsidR="007B3C7E" w:rsidRPr="007B3C7E">
        <w:rPr>
          <w:sz w:val="28"/>
          <w:szCs w:val="28"/>
          <w:lang w:bidi="en-US"/>
        </w:rPr>
        <w:t>) ______ were important aspects of daily life that reflected a strong connection to spiritual beliefs. The pace of life was slower compared to today’s bustling cities. Entertainment was centered (</w:t>
      </w:r>
      <w:r>
        <w:rPr>
          <w:sz w:val="28"/>
          <w:szCs w:val="28"/>
          <w:lang w:bidi="en-US"/>
        </w:rPr>
        <w:t>19</w:t>
      </w:r>
      <w:r w:rsidR="007B3C7E" w:rsidRPr="007B3C7E">
        <w:rPr>
          <w:sz w:val="28"/>
          <w:szCs w:val="28"/>
          <w:lang w:bidi="en-US"/>
        </w:rPr>
        <w:t>) ______ communal activities like traditional performances, storytelling, and festivals. These events not only provide amusement (</w:t>
      </w:r>
      <w:r>
        <w:rPr>
          <w:sz w:val="28"/>
          <w:szCs w:val="28"/>
          <w:lang w:bidi="en-US"/>
        </w:rPr>
        <w:t>20</w:t>
      </w:r>
      <w:r w:rsidR="007B3C7E" w:rsidRPr="007B3C7E">
        <w:rPr>
          <w:sz w:val="28"/>
          <w:szCs w:val="28"/>
          <w:lang w:bidi="en-US"/>
        </w:rPr>
        <w:t>) ______ also served as a way to preserve cultural heritage.</w:t>
      </w:r>
    </w:p>
    <w:p w14:paraId="07878CA8" w14:textId="230C8225" w:rsidR="000B0778" w:rsidRPr="003129B4" w:rsidRDefault="000B0778" w:rsidP="00030AEF">
      <w:pPr>
        <w:pStyle w:val="NormalWeb"/>
        <w:spacing w:before="0" w:beforeAutospacing="0" w:after="0" w:afterAutospacing="0" w:line="276" w:lineRule="auto"/>
        <w:ind w:left="360"/>
        <w:jc w:val="both"/>
        <w:rPr>
          <w:b/>
          <w:bCs/>
          <w:sz w:val="28"/>
          <w:szCs w:val="28"/>
          <w:lang w:bidi="en-US"/>
        </w:rPr>
      </w:pPr>
      <w:r w:rsidRPr="003129B4">
        <w:rPr>
          <w:b/>
          <w:bCs/>
          <w:sz w:val="28"/>
          <w:szCs w:val="28"/>
          <w:lang w:bidi="en-US"/>
        </w:rPr>
        <w:t>II. Read the following passage, then choose the correct answer (</w:t>
      </w:r>
      <w:proofErr w:type="gramStart"/>
      <w:r w:rsidRPr="003129B4">
        <w:rPr>
          <w:b/>
          <w:bCs/>
          <w:sz w:val="28"/>
          <w:szCs w:val="28"/>
          <w:lang w:bidi="en-US"/>
        </w:rPr>
        <w:t>A,B</w:t>
      </w:r>
      <w:proofErr w:type="gramEnd"/>
      <w:r w:rsidRPr="003129B4">
        <w:rPr>
          <w:b/>
          <w:bCs/>
          <w:sz w:val="28"/>
          <w:szCs w:val="28"/>
          <w:lang w:bidi="en-US"/>
        </w:rPr>
        <w:t>,C or D) to fill the blank.</w:t>
      </w:r>
    </w:p>
    <w:p w14:paraId="00F08315" w14:textId="5E1FF0B8" w:rsidR="00096C50" w:rsidRPr="00096C50" w:rsidRDefault="00565591" w:rsidP="00030AEF">
      <w:pPr>
        <w:pStyle w:val="NormalWeb"/>
        <w:shd w:val="clear" w:color="auto" w:fill="FFFFFF"/>
        <w:spacing w:before="0" w:beforeAutospacing="0" w:after="0" w:afterAutospacing="0" w:line="276" w:lineRule="auto"/>
        <w:rPr>
          <w:sz w:val="28"/>
          <w:szCs w:val="28"/>
        </w:rPr>
      </w:pPr>
      <w:r>
        <w:rPr>
          <w:sz w:val="28"/>
          <w:szCs w:val="28"/>
        </w:rPr>
        <w:t xml:space="preserve">          </w:t>
      </w:r>
      <w:r w:rsidR="00096C50" w:rsidRPr="00096C50">
        <w:rPr>
          <w:sz w:val="28"/>
          <w:szCs w:val="28"/>
        </w:rPr>
        <w:t>Many students today face (</w:t>
      </w:r>
      <w:r>
        <w:rPr>
          <w:sz w:val="28"/>
          <w:szCs w:val="28"/>
        </w:rPr>
        <w:t>2</w:t>
      </w:r>
      <w:r w:rsidR="00096C50" w:rsidRPr="00096C50">
        <w:rPr>
          <w:sz w:val="28"/>
          <w:szCs w:val="28"/>
        </w:rPr>
        <w:t>1) ______ pressure to succeed in school. This pressure comes from different sources. Parents often want their children to do well and have better opportunities than they had. Teachers expect students to work hard and (2</w:t>
      </w:r>
      <w:r>
        <w:rPr>
          <w:sz w:val="28"/>
          <w:szCs w:val="28"/>
        </w:rPr>
        <w:t>2</w:t>
      </w:r>
      <w:r w:rsidR="00096C50" w:rsidRPr="00096C50">
        <w:rPr>
          <w:sz w:val="28"/>
          <w:szCs w:val="28"/>
        </w:rPr>
        <w:t>) ______ high standards. Friends and classmates also create pressure when comparing their grades and achievements with others.</w:t>
      </w:r>
    </w:p>
    <w:p w14:paraId="25E17880" w14:textId="69FE5C79" w:rsidR="00096C50" w:rsidRPr="00096C50" w:rsidRDefault="00565591" w:rsidP="00030AEF">
      <w:pPr>
        <w:pStyle w:val="NormalWeb"/>
        <w:shd w:val="clear" w:color="auto" w:fill="FFFFFF"/>
        <w:spacing w:before="0" w:beforeAutospacing="0" w:after="0" w:afterAutospacing="0" w:line="276" w:lineRule="auto"/>
        <w:rPr>
          <w:sz w:val="28"/>
          <w:szCs w:val="28"/>
        </w:rPr>
      </w:pPr>
      <w:r>
        <w:rPr>
          <w:sz w:val="28"/>
          <w:szCs w:val="28"/>
        </w:rPr>
        <w:t xml:space="preserve">         </w:t>
      </w:r>
      <w:r w:rsidR="00096C50" w:rsidRPr="00096C50">
        <w:rPr>
          <w:sz w:val="28"/>
          <w:szCs w:val="28"/>
        </w:rPr>
        <w:t xml:space="preserve">The effects of too </w:t>
      </w:r>
      <w:r>
        <w:rPr>
          <w:sz w:val="28"/>
          <w:szCs w:val="28"/>
        </w:rPr>
        <w:t>much</w:t>
      </w:r>
      <w:r w:rsidR="00096C50" w:rsidRPr="00096C50">
        <w:rPr>
          <w:sz w:val="28"/>
          <w:szCs w:val="28"/>
        </w:rPr>
        <w:t xml:space="preserve"> academic pressure can be serious. Students may feel tired and have trouble sleeping (</w:t>
      </w:r>
      <w:r>
        <w:rPr>
          <w:sz w:val="28"/>
          <w:szCs w:val="28"/>
        </w:rPr>
        <w:t>23</w:t>
      </w:r>
      <w:r w:rsidR="00096C50" w:rsidRPr="00096C50">
        <w:rPr>
          <w:sz w:val="28"/>
          <w:szCs w:val="28"/>
        </w:rPr>
        <w:t>) ______ constant worry. Some lose interest in activities they once enjoyed. When pressure becomes too intense, students may even experience burnout - a state of physical and mental exhaustion.</w:t>
      </w:r>
    </w:p>
    <w:p w14:paraId="55D87EFF" w14:textId="53EBCD2F" w:rsidR="00096C50" w:rsidRDefault="00565591" w:rsidP="00030AEF">
      <w:pPr>
        <w:pStyle w:val="NormalWeb"/>
        <w:shd w:val="clear" w:color="auto" w:fill="FFFFFF"/>
        <w:spacing w:before="0" w:beforeAutospacing="0" w:after="0" w:afterAutospacing="0" w:line="276" w:lineRule="auto"/>
        <w:rPr>
          <w:sz w:val="28"/>
          <w:szCs w:val="28"/>
        </w:rPr>
      </w:pPr>
      <w:r>
        <w:rPr>
          <w:sz w:val="28"/>
          <w:szCs w:val="28"/>
        </w:rPr>
        <w:t xml:space="preserve">           </w:t>
      </w:r>
      <w:r w:rsidR="00096C50" w:rsidRPr="00096C50">
        <w:rPr>
          <w:sz w:val="28"/>
          <w:szCs w:val="28"/>
        </w:rPr>
        <w:t>However, not all pressure is bad. A reasonable amount of challenge can motivate students to learn and improve. The key is finding balance. Students need time to study, but they also need time to relax, exercise, and spend time with family and friends. Schools and parents should help create an environment (</w:t>
      </w:r>
      <w:r>
        <w:rPr>
          <w:sz w:val="28"/>
          <w:szCs w:val="28"/>
        </w:rPr>
        <w:t>24</w:t>
      </w:r>
      <w:r w:rsidR="00096C50" w:rsidRPr="00096C50">
        <w:rPr>
          <w:sz w:val="28"/>
          <w:szCs w:val="28"/>
        </w:rPr>
        <w:t>) ______ students can succeed without sacrificing their well-being.</w:t>
      </w:r>
    </w:p>
    <w:p w14:paraId="39063FE7" w14:textId="0AB6ADDE" w:rsidR="00096C50" w:rsidRPr="00096C50" w:rsidRDefault="00096C50" w:rsidP="00030AEF">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increased</w:t>
      </w:r>
      <w:r w:rsidRPr="00096C50">
        <w:rPr>
          <w:sz w:val="28"/>
          <w:szCs w:val="28"/>
        </w:rPr>
        <w:t> </w:t>
      </w:r>
      <w:r w:rsidRPr="00096C50">
        <w:rPr>
          <w:sz w:val="28"/>
          <w:szCs w:val="28"/>
        </w:rPr>
        <w:t> </w:t>
      </w:r>
      <w:r w:rsidR="00565591">
        <w:rPr>
          <w:sz w:val="28"/>
          <w:szCs w:val="28"/>
        </w:rPr>
        <w:tab/>
      </w:r>
      <w:r w:rsidRPr="00096C50">
        <w:rPr>
          <w:sz w:val="28"/>
          <w:szCs w:val="28"/>
        </w:rPr>
        <w:t>B. increasingly</w:t>
      </w:r>
      <w:r w:rsidRPr="00096C50">
        <w:rPr>
          <w:sz w:val="28"/>
          <w:szCs w:val="28"/>
        </w:rPr>
        <w:t> </w:t>
      </w:r>
      <w:r w:rsidRPr="00096C50">
        <w:rPr>
          <w:sz w:val="28"/>
          <w:szCs w:val="28"/>
        </w:rPr>
        <w:t> </w:t>
      </w:r>
      <w:r w:rsidR="00565591">
        <w:rPr>
          <w:sz w:val="28"/>
          <w:szCs w:val="28"/>
        </w:rPr>
        <w:tab/>
      </w:r>
      <w:r w:rsidRPr="00096C50">
        <w:rPr>
          <w:sz w:val="28"/>
          <w:szCs w:val="28"/>
        </w:rPr>
        <w:t>C. increase</w:t>
      </w:r>
      <w:r w:rsidRPr="00096C50">
        <w:rPr>
          <w:sz w:val="28"/>
          <w:szCs w:val="28"/>
        </w:rPr>
        <w:t> </w:t>
      </w:r>
      <w:r w:rsidRPr="00096C50">
        <w:rPr>
          <w:sz w:val="28"/>
          <w:szCs w:val="28"/>
        </w:rPr>
        <w:t> </w:t>
      </w:r>
      <w:r w:rsidR="00565591">
        <w:rPr>
          <w:sz w:val="28"/>
          <w:szCs w:val="28"/>
        </w:rPr>
        <w:tab/>
      </w:r>
      <w:r w:rsidRPr="00096C50">
        <w:rPr>
          <w:i/>
          <w:iCs/>
          <w:sz w:val="28"/>
          <w:szCs w:val="28"/>
        </w:rPr>
        <w:t>D. increasing</w:t>
      </w:r>
      <w:r w:rsidRPr="00096C50">
        <w:rPr>
          <w:sz w:val="28"/>
          <w:szCs w:val="28"/>
        </w:rPr>
        <w:t xml:space="preserve"> </w:t>
      </w:r>
    </w:p>
    <w:p w14:paraId="3FCE6399" w14:textId="26543A77" w:rsidR="00096C50" w:rsidRPr="00096C50" w:rsidRDefault="00096C50" w:rsidP="00030AEF">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get</w:t>
      </w:r>
      <w:r w:rsidRPr="00096C50">
        <w:rPr>
          <w:sz w:val="28"/>
          <w:szCs w:val="28"/>
        </w:rPr>
        <w:t> </w:t>
      </w:r>
      <w:r w:rsidRPr="00096C50">
        <w:rPr>
          <w:sz w:val="28"/>
          <w:szCs w:val="28"/>
        </w:rPr>
        <w:t> </w:t>
      </w:r>
      <w:r w:rsidR="00565591">
        <w:rPr>
          <w:sz w:val="28"/>
          <w:szCs w:val="28"/>
        </w:rPr>
        <w:tab/>
      </w:r>
      <w:r w:rsidR="00565591">
        <w:rPr>
          <w:sz w:val="28"/>
          <w:szCs w:val="28"/>
        </w:rPr>
        <w:tab/>
      </w:r>
      <w:r w:rsidRPr="00096C50">
        <w:rPr>
          <w:sz w:val="28"/>
          <w:szCs w:val="28"/>
        </w:rPr>
        <w:t>B. order</w:t>
      </w:r>
      <w:r w:rsidRPr="00096C50">
        <w:rPr>
          <w:sz w:val="28"/>
          <w:szCs w:val="28"/>
        </w:rPr>
        <w:t> </w:t>
      </w:r>
      <w:r w:rsidRPr="00096C50">
        <w:rPr>
          <w:sz w:val="28"/>
          <w:szCs w:val="28"/>
        </w:rPr>
        <w:t> </w:t>
      </w:r>
      <w:r w:rsidR="00565591">
        <w:rPr>
          <w:sz w:val="28"/>
          <w:szCs w:val="28"/>
        </w:rPr>
        <w:tab/>
      </w:r>
      <w:r w:rsidR="00565591">
        <w:rPr>
          <w:sz w:val="28"/>
          <w:szCs w:val="28"/>
        </w:rPr>
        <w:tab/>
      </w:r>
      <w:r w:rsidRPr="00096C50">
        <w:rPr>
          <w:i/>
          <w:iCs/>
          <w:sz w:val="28"/>
          <w:szCs w:val="28"/>
        </w:rPr>
        <w:t>C. meet</w:t>
      </w:r>
      <w:r w:rsidRPr="00096C50">
        <w:rPr>
          <w:sz w:val="28"/>
          <w:szCs w:val="28"/>
        </w:rPr>
        <w:t> </w:t>
      </w:r>
      <w:r w:rsidRPr="00096C50">
        <w:rPr>
          <w:sz w:val="28"/>
          <w:szCs w:val="28"/>
        </w:rPr>
        <w:t> </w:t>
      </w:r>
      <w:r w:rsidR="00565591">
        <w:rPr>
          <w:sz w:val="28"/>
          <w:szCs w:val="28"/>
        </w:rPr>
        <w:tab/>
      </w:r>
      <w:r w:rsidR="00565591">
        <w:rPr>
          <w:sz w:val="28"/>
          <w:szCs w:val="28"/>
        </w:rPr>
        <w:tab/>
      </w:r>
      <w:r w:rsidRPr="00096C50">
        <w:rPr>
          <w:sz w:val="28"/>
          <w:szCs w:val="28"/>
        </w:rPr>
        <w:t xml:space="preserve">D. take </w:t>
      </w:r>
    </w:p>
    <w:p w14:paraId="1D0DD84B" w14:textId="0853AAAB" w:rsidR="00096C50" w:rsidRPr="00096C50" w:rsidRDefault="00096C50" w:rsidP="00030AEF">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although</w:t>
      </w:r>
      <w:r w:rsidRPr="00096C50">
        <w:rPr>
          <w:sz w:val="28"/>
          <w:szCs w:val="28"/>
        </w:rPr>
        <w:t> </w:t>
      </w:r>
      <w:r w:rsidR="00565591">
        <w:rPr>
          <w:sz w:val="28"/>
          <w:szCs w:val="28"/>
        </w:rPr>
        <w:tab/>
      </w:r>
      <w:r w:rsidRPr="00096C50">
        <w:rPr>
          <w:sz w:val="28"/>
          <w:szCs w:val="28"/>
        </w:rPr>
        <w:t>B. in spite of</w:t>
      </w:r>
      <w:r w:rsidRPr="00096C50">
        <w:rPr>
          <w:sz w:val="28"/>
          <w:szCs w:val="28"/>
        </w:rPr>
        <w:t> </w:t>
      </w:r>
      <w:r w:rsidRPr="00096C50">
        <w:rPr>
          <w:sz w:val="28"/>
          <w:szCs w:val="28"/>
        </w:rPr>
        <w:t> </w:t>
      </w:r>
      <w:r w:rsidR="00565591">
        <w:rPr>
          <w:sz w:val="28"/>
          <w:szCs w:val="28"/>
        </w:rPr>
        <w:tab/>
      </w:r>
      <w:r w:rsidR="00565591">
        <w:rPr>
          <w:sz w:val="28"/>
          <w:szCs w:val="28"/>
        </w:rPr>
        <w:tab/>
      </w:r>
      <w:r w:rsidRPr="00096C50">
        <w:rPr>
          <w:sz w:val="28"/>
          <w:szCs w:val="28"/>
        </w:rPr>
        <w:t>C. because</w:t>
      </w:r>
      <w:r w:rsidRPr="00096C50">
        <w:rPr>
          <w:sz w:val="28"/>
          <w:szCs w:val="28"/>
        </w:rPr>
        <w:t> </w:t>
      </w:r>
      <w:r w:rsidRPr="00096C50">
        <w:rPr>
          <w:sz w:val="28"/>
          <w:szCs w:val="28"/>
        </w:rPr>
        <w:t> </w:t>
      </w:r>
      <w:r w:rsidR="00565591">
        <w:rPr>
          <w:sz w:val="28"/>
          <w:szCs w:val="28"/>
        </w:rPr>
        <w:tab/>
      </w:r>
      <w:r w:rsidRPr="00096C50">
        <w:rPr>
          <w:i/>
          <w:iCs/>
          <w:sz w:val="28"/>
          <w:szCs w:val="28"/>
        </w:rPr>
        <w:t>D. because of</w:t>
      </w:r>
      <w:r w:rsidRPr="00096C50">
        <w:rPr>
          <w:sz w:val="28"/>
          <w:szCs w:val="28"/>
        </w:rPr>
        <w:t xml:space="preserve"> </w:t>
      </w:r>
    </w:p>
    <w:p w14:paraId="372F8964" w14:textId="0CC727E2" w:rsidR="00096C50" w:rsidRPr="00096C50" w:rsidRDefault="00096C50" w:rsidP="00030AEF">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whom</w:t>
      </w:r>
      <w:r w:rsidRPr="00096C50">
        <w:rPr>
          <w:sz w:val="28"/>
          <w:szCs w:val="28"/>
        </w:rPr>
        <w:t> </w:t>
      </w:r>
      <w:r w:rsidRPr="00096C50">
        <w:rPr>
          <w:sz w:val="28"/>
          <w:szCs w:val="28"/>
        </w:rPr>
        <w:t> </w:t>
      </w:r>
      <w:r w:rsidR="00565591">
        <w:rPr>
          <w:sz w:val="28"/>
          <w:szCs w:val="28"/>
        </w:rPr>
        <w:tab/>
      </w:r>
      <w:r w:rsidRPr="00096C50">
        <w:rPr>
          <w:sz w:val="28"/>
          <w:szCs w:val="28"/>
        </w:rPr>
        <w:t>B. why</w:t>
      </w:r>
      <w:r w:rsidRPr="00096C50">
        <w:rPr>
          <w:sz w:val="28"/>
          <w:szCs w:val="28"/>
        </w:rPr>
        <w:t> </w:t>
      </w:r>
      <w:r w:rsidRPr="00096C50">
        <w:rPr>
          <w:sz w:val="28"/>
          <w:szCs w:val="28"/>
        </w:rPr>
        <w:t> </w:t>
      </w:r>
      <w:r w:rsidR="00565591">
        <w:rPr>
          <w:sz w:val="28"/>
          <w:szCs w:val="28"/>
        </w:rPr>
        <w:tab/>
      </w:r>
      <w:r w:rsidR="00565591">
        <w:rPr>
          <w:sz w:val="28"/>
          <w:szCs w:val="28"/>
        </w:rPr>
        <w:tab/>
      </w:r>
      <w:r w:rsidR="00565591">
        <w:rPr>
          <w:sz w:val="28"/>
          <w:szCs w:val="28"/>
        </w:rPr>
        <w:tab/>
      </w:r>
      <w:r w:rsidRPr="00096C50">
        <w:rPr>
          <w:sz w:val="28"/>
          <w:szCs w:val="28"/>
        </w:rPr>
        <w:t>C. where</w:t>
      </w:r>
      <w:r w:rsidRPr="00096C50">
        <w:rPr>
          <w:sz w:val="28"/>
          <w:szCs w:val="28"/>
        </w:rPr>
        <w:t> </w:t>
      </w:r>
      <w:r w:rsidRPr="00096C50">
        <w:rPr>
          <w:sz w:val="28"/>
          <w:szCs w:val="28"/>
        </w:rPr>
        <w:t> </w:t>
      </w:r>
      <w:r w:rsidR="00565591">
        <w:rPr>
          <w:sz w:val="28"/>
          <w:szCs w:val="28"/>
        </w:rPr>
        <w:tab/>
      </w:r>
      <w:r w:rsidRPr="00096C50">
        <w:rPr>
          <w:i/>
          <w:iCs/>
          <w:sz w:val="28"/>
          <w:szCs w:val="28"/>
        </w:rPr>
        <w:t>D. which</w:t>
      </w:r>
      <w:r w:rsidRPr="00096C50">
        <w:rPr>
          <w:sz w:val="28"/>
          <w:szCs w:val="28"/>
        </w:rPr>
        <w:t xml:space="preserve"> </w:t>
      </w:r>
    </w:p>
    <w:p w14:paraId="20F57702" w14:textId="77777777" w:rsidR="00096C50" w:rsidRPr="00096C50" w:rsidRDefault="00096C50" w:rsidP="00030AEF">
      <w:pPr>
        <w:pStyle w:val="NormalWeb"/>
        <w:shd w:val="clear" w:color="auto" w:fill="FFFFFF"/>
        <w:spacing w:before="0" w:beforeAutospacing="0" w:after="0" w:afterAutospacing="0" w:line="276" w:lineRule="auto"/>
        <w:rPr>
          <w:sz w:val="28"/>
          <w:szCs w:val="28"/>
        </w:rPr>
      </w:pPr>
    </w:p>
    <w:p w14:paraId="63B0AE35" w14:textId="77777777" w:rsidR="000B0778" w:rsidRDefault="000B0778" w:rsidP="00030AEF">
      <w:pPr>
        <w:pStyle w:val="NormalWeb"/>
        <w:shd w:val="clear" w:color="auto" w:fill="FFFFFF"/>
        <w:spacing w:before="0" w:beforeAutospacing="0" w:after="0" w:afterAutospacing="0" w:line="276" w:lineRule="auto"/>
        <w:rPr>
          <w:b/>
          <w:bCs/>
          <w:sz w:val="28"/>
          <w:szCs w:val="28"/>
        </w:rPr>
      </w:pPr>
      <w:r w:rsidRPr="003129B4">
        <w:rPr>
          <w:b/>
          <w:bCs/>
          <w:sz w:val="28"/>
          <w:szCs w:val="28"/>
        </w:rPr>
        <w:lastRenderedPageBreak/>
        <w:t>III. Read the passage below and answer the questions</w:t>
      </w:r>
    </w:p>
    <w:p w14:paraId="5740D426" w14:textId="77777777" w:rsidR="00766AE3" w:rsidRPr="00766AE3" w:rsidRDefault="00766AE3" w:rsidP="00030AEF">
      <w:pPr>
        <w:pStyle w:val="NormalWeb"/>
        <w:shd w:val="clear" w:color="auto" w:fill="FFFFFF"/>
        <w:spacing w:before="0" w:beforeAutospacing="0" w:after="0" w:afterAutospacing="0" w:line="276" w:lineRule="auto"/>
        <w:jc w:val="both"/>
        <w:rPr>
          <w:sz w:val="28"/>
          <w:szCs w:val="28"/>
        </w:rPr>
      </w:pPr>
      <w:r w:rsidRPr="00766AE3">
        <w:rPr>
          <w:sz w:val="28"/>
          <w:szCs w:val="28"/>
        </w:rPr>
        <w:t xml:space="preserve">Peer influence is when you choose to do something you wouldn't otherwise do because you want to feel accepted and valued by your friends. </w:t>
      </w:r>
      <w:r w:rsidRPr="00766AE3">
        <w:rPr>
          <w:b/>
          <w:bCs/>
          <w:sz w:val="28"/>
          <w:szCs w:val="28"/>
        </w:rPr>
        <w:t>It</w:t>
      </w:r>
      <w:r w:rsidRPr="00766AE3">
        <w:rPr>
          <w:sz w:val="28"/>
          <w:szCs w:val="28"/>
        </w:rPr>
        <w:t xml:space="preserve"> isn't just or always about doing something against your will. You might hear the term 'peer pressure' used a lot. But peer influence is a better way to describe how teenagers' behavior is shaped by wanting to feel they belong to a group of friends or peers. Peer pressure and influence can be positive. For example, your child might be influenced to become more assertive, try new activities or get more involved with school. But it can be negative too. Some teenagers might choose to try things they normally wouldn't be interested in, like smoking or behaving in antisocial ways. </w:t>
      </w:r>
    </w:p>
    <w:p w14:paraId="6D179BA1" w14:textId="77777777" w:rsidR="00766AE3" w:rsidRPr="00766AE3" w:rsidRDefault="00766AE3" w:rsidP="00030AEF">
      <w:pPr>
        <w:pStyle w:val="NormalWeb"/>
        <w:shd w:val="clear" w:color="auto" w:fill="FFFFFF"/>
        <w:spacing w:before="0" w:beforeAutospacing="0" w:after="0" w:afterAutospacing="0" w:line="276" w:lineRule="auto"/>
        <w:jc w:val="both"/>
        <w:rPr>
          <w:sz w:val="28"/>
          <w:szCs w:val="28"/>
        </w:rPr>
      </w:pPr>
      <w:r w:rsidRPr="00766AE3">
        <w:rPr>
          <w:sz w:val="28"/>
          <w:szCs w:val="28"/>
        </w:rPr>
        <w:t xml:space="preserve">It's normal to worry that your child is being influenced too much by their peers, or that they're compromising on their values (or yours) to fit in with their friends. It's also normal to worry that your child won't be able to say no if they get pressure to try risky things, like </w:t>
      </w:r>
      <w:r w:rsidRPr="00766AE3">
        <w:rPr>
          <w:b/>
          <w:bCs/>
          <w:sz w:val="28"/>
          <w:szCs w:val="28"/>
        </w:rPr>
        <w:t>wagging school</w:t>
      </w:r>
      <w:r w:rsidRPr="00766AE3">
        <w:rPr>
          <w:sz w:val="28"/>
          <w:szCs w:val="28"/>
        </w:rPr>
        <w:t xml:space="preserve"> or smoking. </w:t>
      </w:r>
    </w:p>
    <w:p w14:paraId="3DBA69EC" w14:textId="77777777" w:rsidR="00766AE3" w:rsidRPr="00766AE3" w:rsidRDefault="00766AE3" w:rsidP="00030AEF">
      <w:pPr>
        <w:pStyle w:val="NormalWeb"/>
        <w:shd w:val="clear" w:color="auto" w:fill="FFFFFF"/>
        <w:spacing w:before="0" w:beforeAutospacing="0" w:after="0" w:afterAutospacing="0" w:line="276" w:lineRule="auto"/>
        <w:jc w:val="right"/>
        <w:rPr>
          <w:sz w:val="28"/>
          <w:szCs w:val="28"/>
        </w:rPr>
      </w:pPr>
      <w:r w:rsidRPr="00766AE3">
        <w:rPr>
          <w:i/>
          <w:iCs/>
          <w:sz w:val="28"/>
          <w:szCs w:val="28"/>
        </w:rPr>
        <w:t xml:space="preserve">(Adapted from </w:t>
      </w:r>
      <w:hyperlink r:id="rId8" w:tgtFrame="_blank" w:history="1">
        <w:r w:rsidRPr="00766AE3">
          <w:rPr>
            <w:rStyle w:val="Hyperlink"/>
            <w:i/>
            <w:iCs/>
            <w:sz w:val="28"/>
            <w:szCs w:val="28"/>
          </w:rPr>
          <w:t>https://raisingchildren.net.au/</w:t>
        </w:r>
      </w:hyperlink>
      <w:r w:rsidRPr="00766AE3">
        <w:rPr>
          <w:i/>
          <w:iCs/>
          <w:sz w:val="28"/>
          <w:szCs w:val="28"/>
        </w:rPr>
        <w:t>)</w:t>
      </w:r>
    </w:p>
    <w:p w14:paraId="795B9854" w14:textId="6138B840" w:rsidR="00766AE3" w:rsidRDefault="00766AE3" w:rsidP="00030AEF">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According to the passage, what is peer influence? </w:t>
      </w:r>
    </w:p>
    <w:p w14:paraId="466AD49F" w14:textId="648F899C" w:rsidR="00766AE3" w:rsidRDefault="00766AE3" w:rsidP="00030AEF">
      <w:pPr>
        <w:pStyle w:val="NormalWeb"/>
        <w:shd w:val="clear" w:color="auto" w:fill="FFFFFF"/>
        <w:spacing w:before="0" w:beforeAutospacing="0" w:after="0" w:afterAutospacing="0" w:line="276" w:lineRule="auto"/>
        <w:rPr>
          <w:sz w:val="28"/>
          <w:szCs w:val="28"/>
        </w:rPr>
      </w:pPr>
      <w:r w:rsidRPr="00766AE3">
        <w:rPr>
          <w:sz w:val="28"/>
          <w:szCs w:val="28"/>
        </w:rPr>
        <w:t>=</w:t>
      </w:r>
      <w:r>
        <w:rPr>
          <w:sz w:val="28"/>
          <w:szCs w:val="28"/>
        </w:rPr>
        <w:t>&gt; _______________________________________________________</w:t>
      </w:r>
    </w:p>
    <w:p w14:paraId="67C25BE7" w14:textId="264C9DE9" w:rsidR="00766AE3" w:rsidRPr="00766AE3" w:rsidRDefault="00766AE3" w:rsidP="00030AEF">
      <w:pPr>
        <w:pStyle w:val="NormalWeb"/>
        <w:shd w:val="clear" w:color="auto" w:fill="FFFFFF"/>
        <w:spacing w:before="0" w:beforeAutospacing="0" w:after="0" w:afterAutospacing="0" w:line="276" w:lineRule="auto"/>
        <w:rPr>
          <w:sz w:val="28"/>
          <w:szCs w:val="28"/>
        </w:rPr>
      </w:pPr>
      <w:r w:rsidRPr="00766AE3">
        <w:rPr>
          <w:b/>
          <w:bCs/>
          <w:sz w:val="28"/>
          <w:szCs w:val="28"/>
        </w:rPr>
        <w:t>It is when you choose to do something you wouldn't otherwise do because you want to feel accepted and valued by your friends.</w:t>
      </w:r>
    </w:p>
    <w:p w14:paraId="49EFD037" w14:textId="6516E7B9" w:rsidR="00766AE3" w:rsidRDefault="00766AE3" w:rsidP="00030AEF">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Does peer influence always have a negative impact on teenagers? Why or why not? </w:t>
      </w:r>
    </w:p>
    <w:p w14:paraId="4D5D0B8A" w14:textId="77777777" w:rsidR="00766AE3" w:rsidRDefault="00766AE3" w:rsidP="00030AEF">
      <w:pPr>
        <w:pStyle w:val="NormalWeb"/>
        <w:shd w:val="clear" w:color="auto" w:fill="FFFFFF"/>
        <w:spacing w:before="0" w:beforeAutospacing="0" w:after="0" w:afterAutospacing="0" w:line="276" w:lineRule="auto"/>
        <w:rPr>
          <w:sz w:val="28"/>
          <w:szCs w:val="28"/>
        </w:rPr>
      </w:pPr>
      <w:r w:rsidRPr="00766AE3">
        <w:rPr>
          <w:sz w:val="28"/>
          <w:szCs w:val="28"/>
        </w:rPr>
        <w:t>=</w:t>
      </w:r>
      <w:r>
        <w:rPr>
          <w:sz w:val="28"/>
          <w:szCs w:val="28"/>
        </w:rPr>
        <w:t>&gt; _______________________________________________________</w:t>
      </w:r>
    </w:p>
    <w:p w14:paraId="186A561A" w14:textId="4275F0B2" w:rsidR="00766AE3" w:rsidRPr="00766AE3" w:rsidRDefault="00766AE3" w:rsidP="00030AEF">
      <w:pPr>
        <w:pStyle w:val="NormalWeb"/>
        <w:shd w:val="clear" w:color="auto" w:fill="FFFFFF"/>
        <w:spacing w:before="0" w:beforeAutospacing="0" w:after="0" w:afterAutospacing="0" w:line="276" w:lineRule="auto"/>
        <w:rPr>
          <w:sz w:val="28"/>
          <w:szCs w:val="28"/>
        </w:rPr>
      </w:pPr>
      <w:r w:rsidRPr="00766AE3">
        <w:rPr>
          <w:b/>
          <w:bCs/>
          <w:sz w:val="28"/>
          <w:szCs w:val="28"/>
        </w:rPr>
        <w:t>No, it doesn't. Because it can be positive, such as influencing a child to become more assertive or get more involved with school.</w:t>
      </w:r>
    </w:p>
    <w:p w14:paraId="1013B802" w14:textId="4237A05F" w:rsidR="00766AE3" w:rsidRDefault="00766AE3" w:rsidP="00030AEF">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What does the word "It" in the first paragraph refer to? </w:t>
      </w:r>
    </w:p>
    <w:p w14:paraId="726BFC78" w14:textId="77777777" w:rsidR="00766AE3" w:rsidRDefault="00766AE3" w:rsidP="00030AEF">
      <w:pPr>
        <w:pStyle w:val="NormalWeb"/>
        <w:shd w:val="clear" w:color="auto" w:fill="FFFFFF"/>
        <w:spacing w:before="0" w:beforeAutospacing="0" w:after="0" w:afterAutospacing="0" w:line="276" w:lineRule="auto"/>
        <w:rPr>
          <w:sz w:val="28"/>
          <w:szCs w:val="28"/>
        </w:rPr>
      </w:pPr>
      <w:r w:rsidRPr="00766AE3">
        <w:rPr>
          <w:sz w:val="28"/>
          <w:szCs w:val="28"/>
        </w:rPr>
        <w:t>=</w:t>
      </w:r>
      <w:r>
        <w:rPr>
          <w:sz w:val="28"/>
          <w:szCs w:val="28"/>
        </w:rPr>
        <w:t>&gt; _______________________________________________________</w:t>
      </w:r>
    </w:p>
    <w:p w14:paraId="27A3204E" w14:textId="381B254E" w:rsidR="00766AE3" w:rsidRPr="00766AE3" w:rsidRDefault="00766AE3" w:rsidP="00030AEF">
      <w:pPr>
        <w:pStyle w:val="NormalWeb"/>
        <w:shd w:val="clear" w:color="auto" w:fill="FFFFFF"/>
        <w:spacing w:before="0" w:beforeAutospacing="0" w:after="0" w:afterAutospacing="0" w:line="276" w:lineRule="auto"/>
        <w:rPr>
          <w:sz w:val="28"/>
          <w:szCs w:val="28"/>
        </w:rPr>
      </w:pPr>
      <w:r w:rsidRPr="00766AE3">
        <w:rPr>
          <w:b/>
          <w:bCs/>
          <w:sz w:val="28"/>
          <w:szCs w:val="28"/>
        </w:rPr>
        <w:t>It refers to "peer influence".</w:t>
      </w:r>
    </w:p>
    <w:p w14:paraId="5F86D906" w14:textId="4C3CD591" w:rsidR="00766AE3" w:rsidRDefault="00766AE3" w:rsidP="00030AEF">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What are some examples of risky things that parents often worry their children might try due to peer pressure? </w:t>
      </w:r>
    </w:p>
    <w:p w14:paraId="1C00A932" w14:textId="77777777" w:rsidR="00766AE3" w:rsidRDefault="00766AE3" w:rsidP="00030AEF">
      <w:pPr>
        <w:pStyle w:val="NormalWeb"/>
        <w:shd w:val="clear" w:color="auto" w:fill="FFFFFF"/>
        <w:spacing w:before="0" w:beforeAutospacing="0" w:after="0" w:afterAutospacing="0" w:line="276" w:lineRule="auto"/>
        <w:rPr>
          <w:sz w:val="28"/>
          <w:szCs w:val="28"/>
        </w:rPr>
      </w:pPr>
      <w:r w:rsidRPr="00766AE3">
        <w:rPr>
          <w:sz w:val="28"/>
          <w:szCs w:val="28"/>
        </w:rPr>
        <w:t>=</w:t>
      </w:r>
      <w:r>
        <w:rPr>
          <w:sz w:val="28"/>
          <w:szCs w:val="28"/>
        </w:rPr>
        <w:t>&gt; _______________________________________________________</w:t>
      </w:r>
    </w:p>
    <w:p w14:paraId="6B71DE96" w14:textId="12B39E19" w:rsidR="00766AE3" w:rsidRPr="00766AE3" w:rsidRDefault="00766AE3" w:rsidP="00030AEF">
      <w:pPr>
        <w:pStyle w:val="NormalWeb"/>
        <w:shd w:val="clear" w:color="auto" w:fill="FFFFFF"/>
        <w:spacing w:before="0" w:beforeAutospacing="0" w:after="0" w:afterAutospacing="0" w:line="276" w:lineRule="auto"/>
        <w:rPr>
          <w:sz w:val="28"/>
          <w:szCs w:val="28"/>
        </w:rPr>
      </w:pPr>
      <w:r w:rsidRPr="00766AE3">
        <w:rPr>
          <w:b/>
          <w:bCs/>
          <w:sz w:val="28"/>
          <w:szCs w:val="28"/>
        </w:rPr>
        <w:t>They are smoking, behaving in antisocial ways, or wagging school.</w:t>
      </w:r>
    </w:p>
    <w:p w14:paraId="119A64DA" w14:textId="1F08243D" w:rsidR="000B0778" w:rsidRPr="003129B4" w:rsidRDefault="000B0778" w:rsidP="00030AEF">
      <w:pPr>
        <w:pStyle w:val="mab5"/>
        <w:spacing w:before="0" w:beforeAutospacing="0" w:after="0" w:afterAutospacing="0" w:line="276" w:lineRule="auto"/>
        <w:rPr>
          <w:b/>
          <w:bCs/>
          <w:sz w:val="28"/>
          <w:szCs w:val="28"/>
        </w:rPr>
      </w:pPr>
      <w:r w:rsidRPr="003129B4">
        <w:rPr>
          <w:b/>
          <w:bCs/>
          <w:sz w:val="28"/>
          <w:szCs w:val="28"/>
        </w:rPr>
        <w:t>D: WRITING</w:t>
      </w:r>
    </w:p>
    <w:p w14:paraId="6B1BAFAC" w14:textId="77777777" w:rsidR="000B0778" w:rsidRPr="003129B4" w:rsidRDefault="000B0778" w:rsidP="00030AEF">
      <w:pPr>
        <w:pStyle w:val="mab5"/>
        <w:spacing w:before="0" w:beforeAutospacing="0" w:after="0" w:afterAutospacing="0" w:line="276" w:lineRule="auto"/>
        <w:rPr>
          <w:b/>
          <w:bCs/>
          <w:sz w:val="28"/>
          <w:szCs w:val="28"/>
        </w:rPr>
      </w:pPr>
      <w:r w:rsidRPr="003129B4">
        <w:rPr>
          <w:b/>
          <w:bCs/>
          <w:sz w:val="28"/>
          <w:szCs w:val="28"/>
        </w:rPr>
        <w:t>I. Rewrite the following sentences in such a way that it means the same as the sentence given. 2.0 pts</w:t>
      </w:r>
    </w:p>
    <w:p w14:paraId="63CD4890" w14:textId="377033E7" w:rsidR="003B6384" w:rsidRPr="003B6384" w:rsidRDefault="00A47232" w:rsidP="00030AEF">
      <w:pPr>
        <w:pStyle w:val="ListParagraph"/>
        <w:numPr>
          <w:ilvl w:val="0"/>
          <w:numId w:val="75"/>
        </w:numPr>
        <w:spacing w:line="276" w:lineRule="auto"/>
        <w:rPr>
          <w:sz w:val="28"/>
          <w:szCs w:val="28"/>
        </w:rPr>
      </w:pPr>
      <w:r w:rsidRPr="00A47232">
        <w:rPr>
          <w:sz w:val="28"/>
          <w:szCs w:val="28"/>
        </w:rPr>
        <w:t>What a pity I have to work this weekend.</w:t>
      </w:r>
      <w:r w:rsidRPr="00A47232">
        <w:rPr>
          <w:sz w:val="28"/>
          <w:szCs w:val="28"/>
        </w:rPr>
        <w:br/>
        <w:t xml:space="preserve">→ </w:t>
      </w:r>
      <w:r w:rsidRPr="00A47232">
        <w:rPr>
          <w:i/>
          <w:iCs/>
          <w:sz w:val="28"/>
          <w:szCs w:val="28"/>
        </w:rPr>
        <w:t>If only</w:t>
      </w:r>
      <w:r w:rsidRPr="00A47232">
        <w:rPr>
          <w:sz w:val="28"/>
          <w:szCs w:val="28"/>
        </w:rPr>
        <w:t xml:space="preserve"> </w:t>
      </w:r>
      <w:ins w:id="0" w:author="nguyễn thị kim cẩm" w:date="2026-05-07T16:20:00Z" w16du:dateUtc="2026-05-07T09:20:00Z">
        <w:r w:rsidR="003B6384">
          <w:rPr>
            <w:sz w:val="28"/>
            <w:szCs w:val="28"/>
          </w:rPr>
          <w:t>I had to work this weekend</w:t>
        </w:r>
      </w:ins>
      <w:del w:id="1" w:author="nguyễn thị kim cẩm" w:date="2026-05-07T16:20:00Z" w16du:dateUtc="2026-05-07T09:20:00Z">
        <w:r w:rsidR="003B6384" w:rsidDel="003B6384">
          <w:rPr>
            <w:sz w:val="28"/>
            <w:szCs w:val="28"/>
          </w:rPr>
          <w:delText xml:space="preserve">    </w:delText>
        </w:r>
      </w:del>
      <w:r w:rsidR="003B6384">
        <w:rPr>
          <w:sz w:val="28"/>
          <w:szCs w:val="28"/>
        </w:rPr>
        <w:t xml:space="preserve">   </w:t>
      </w:r>
    </w:p>
    <w:p w14:paraId="21C25EEC" w14:textId="2539FF24" w:rsidR="00A47232" w:rsidRPr="00A47232" w:rsidRDefault="00A47232" w:rsidP="00030AEF">
      <w:pPr>
        <w:pStyle w:val="ListParagraph"/>
        <w:numPr>
          <w:ilvl w:val="0"/>
          <w:numId w:val="75"/>
        </w:numPr>
        <w:spacing w:line="276" w:lineRule="auto"/>
        <w:rPr>
          <w:sz w:val="28"/>
          <w:szCs w:val="28"/>
        </w:rPr>
      </w:pPr>
      <w:r w:rsidRPr="00A47232">
        <w:rPr>
          <w:sz w:val="28"/>
          <w:szCs w:val="28"/>
        </w:rPr>
        <w:t>The noise pollution from the factory was too loud to ignore any longer.</w:t>
      </w:r>
      <w:r w:rsidRPr="00A47232">
        <w:rPr>
          <w:sz w:val="28"/>
          <w:szCs w:val="28"/>
        </w:rPr>
        <w:br/>
        <w:t xml:space="preserve">→ </w:t>
      </w:r>
      <w:r w:rsidRPr="00A47232">
        <w:rPr>
          <w:i/>
          <w:iCs/>
          <w:sz w:val="28"/>
          <w:szCs w:val="28"/>
        </w:rPr>
        <w:t>The noise pollution from the factory was</w:t>
      </w:r>
      <w:r w:rsidRPr="00A47232">
        <w:rPr>
          <w:sz w:val="28"/>
          <w:szCs w:val="28"/>
        </w:rPr>
        <w:t xml:space="preserve"> </w:t>
      </w:r>
      <w:ins w:id="2" w:author="nguyễn thị kim cẩm" w:date="2026-05-07T16:20:00Z" w16du:dateUtc="2026-05-07T09:20:00Z">
        <w:r w:rsidR="003B6384">
          <w:rPr>
            <w:sz w:val="28"/>
            <w:szCs w:val="28"/>
          </w:rPr>
          <w:t xml:space="preserve">so loud that </w:t>
        </w:r>
        <w:proofErr w:type="gramStart"/>
        <w:r w:rsidR="003B6384">
          <w:rPr>
            <w:sz w:val="28"/>
            <w:szCs w:val="28"/>
          </w:rPr>
          <w:t>It</w:t>
        </w:r>
        <w:proofErr w:type="gramEnd"/>
        <w:r w:rsidR="003B6384">
          <w:rPr>
            <w:sz w:val="28"/>
            <w:szCs w:val="28"/>
          </w:rPr>
          <w:t xml:space="preserve"> couldn’t be ignored any</w:t>
        </w:r>
      </w:ins>
      <w:ins w:id="3" w:author="nguyễn thị kim cẩm" w:date="2026-05-07T16:21:00Z" w16du:dateUtc="2026-05-07T09:21:00Z">
        <w:r w:rsidR="003B6384">
          <w:rPr>
            <w:sz w:val="28"/>
            <w:szCs w:val="28"/>
          </w:rPr>
          <w:t xml:space="preserve"> longer</w:t>
        </w:r>
      </w:ins>
    </w:p>
    <w:p w14:paraId="38C0442C" w14:textId="490171A4" w:rsidR="00A47232" w:rsidRPr="00A47232" w:rsidRDefault="00A47232" w:rsidP="00030AEF">
      <w:pPr>
        <w:pStyle w:val="ListParagraph"/>
        <w:numPr>
          <w:ilvl w:val="0"/>
          <w:numId w:val="75"/>
        </w:numPr>
        <w:spacing w:line="276" w:lineRule="auto"/>
        <w:rPr>
          <w:sz w:val="28"/>
          <w:szCs w:val="28"/>
        </w:rPr>
      </w:pPr>
      <w:r w:rsidRPr="00A47232">
        <w:rPr>
          <w:sz w:val="28"/>
          <w:szCs w:val="28"/>
        </w:rPr>
        <w:t>We haven’t been abroad for two years.</w:t>
      </w:r>
      <w:r w:rsidRPr="00A47232">
        <w:rPr>
          <w:sz w:val="28"/>
          <w:szCs w:val="28"/>
        </w:rPr>
        <w:br/>
        <w:t xml:space="preserve">→ </w:t>
      </w:r>
      <w:r w:rsidRPr="00A47232">
        <w:rPr>
          <w:i/>
          <w:iCs/>
          <w:sz w:val="28"/>
          <w:szCs w:val="28"/>
        </w:rPr>
        <w:t>The last</w:t>
      </w:r>
      <w:r w:rsidRPr="00A47232">
        <w:rPr>
          <w:sz w:val="28"/>
          <w:szCs w:val="28"/>
        </w:rPr>
        <w:t xml:space="preserve"> </w:t>
      </w:r>
      <w:ins w:id="4" w:author="nguyễn thị kim cẩm" w:date="2026-05-07T16:26:00Z" w16du:dateUtc="2026-05-07T09:26:00Z">
        <w:r w:rsidR="00FD2715">
          <w:rPr>
            <w:sz w:val="28"/>
            <w:szCs w:val="28"/>
          </w:rPr>
          <w:t>time we were abroad was two years ago</w:t>
        </w:r>
      </w:ins>
    </w:p>
    <w:p w14:paraId="43042DEA" w14:textId="701E3F99" w:rsidR="00A47232" w:rsidRDefault="00A47232" w:rsidP="00030AEF">
      <w:pPr>
        <w:pStyle w:val="ListParagraph"/>
        <w:numPr>
          <w:ilvl w:val="0"/>
          <w:numId w:val="75"/>
        </w:numPr>
        <w:spacing w:line="276" w:lineRule="auto"/>
        <w:rPr>
          <w:sz w:val="28"/>
          <w:szCs w:val="28"/>
        </w:rPr>
      </w:pPr>
      <w:r w:rsidRPr="00A47232">
        <w:rPr>
          <w:sz w:val="28"/>
          <w:szCs w:val="28"/>
        </w:rPr>
        <w:lastRenderedPageBreak/>
        <w:t>My grandmother’s house is filled with wonderful memories. I spent many summers there as a child.</w:t>
      </w:r>
      <w:r w:rsidRPr="00A47232">
        <w:rPr>
          <w:sz w:val="28"/>
          <w:szCs w:val="28"/>
        </w:rPr>
        <w:br/>
        <w:t>(</w:t>
      </w:r>
      <w:r w:rsidRPr="00A47232">
        <w:rPr>
          <w:i/>
          <w:iCs/>
          <w:sz w:val="28"/>
          <w:szCs w:val="28"/>
        </w:rPr>
        <w:t>Combine the sentences using a relative clause</w:t>
      </w:r>
      <w:r w:rsidRPr="00A47232">
        <w:rPr>
          <w:sz w:val="28"/>
          <w:szCs w:val="28"/>
        </w:rPr>
        <w:t>)</w:t>
      </w:r>
      <w:r w:rsidRPr="00A47232">
        <w:rPr>
          <w:sz w:val="28"/>
          <w:szCs w:val="28"/>
        </w:rPr>
        <w:br/>
        <w:t>→ __________________________________________________________</w:t>
      </w:r>
      <w:r w:rsidR="00FD2715">
        <w:rPr>
          <w:sz w:val="28"/>
          <w:szCs w:val="28"/>
        </w:rPr>
        <w:t xml:space="preserve"> </w:t>
      </w:r>
    </w:p>
    <w:p w14:paraId="29DF1E63" w14:textId="2F528FBF" w:rsidR="00FD2715" w:rsidRPr="00A47232" w:rsidRDefault="00030AEF" w:rsidP="00030AEF">
      <w:pPr>
        <w:pStyle w:val="ListParagraph"/>
        <w:spacing w:line="276" w:lineRule="auto"/>
        <w:ind w:left="720" w:firstLine="0"/>
        <w:rPr>
          <w:sz w:val="28"/>
          <w:szCs w:val="28"/>
        </w:rPr>
      </w:pPr>
      <w:r w:rsidRPr="00030AEF">
        <w:rPr>
          <w:sz w:val="28"/>
          <w:szCs w:val="28"/>
          <w:highlight w:val="yellow"/>
        </w:rPr>
        <w:t xml:space="preserve">My grandmother’s </w:t>
      </w:r>
      <w:proofErr w:type="gramStart"/>
      <w:r w:rsidRPr="00030AEF">
        <w:rPr>
          <w:sz w:val="28"/>
          <w:szCs w:val="28"/>
          <w:highlight w:val="yellow"/>
        </w:rPr>
        <w:t xml:space="preserve">house </w:t>
      </w:r>
      <w:r w:rsidRPr="00030AEF">
        <w:rPr>
          <w:sz w:val="28"/>
          <w:szCs w:val="28"/>
          <w:highlight w:val="yellow"/>
        </w:rPr>
        <w:t>,</w:t>
      </w:r>
      <w:proofErr w:type="gramEnd"/>
      <w:r w:rsidRPr="00030AEF">
        <w:rPr>
          <w:sz w:val="28"/>
          <w:szCs w:val="28"/>
          <w:highlight w:val="yellow"/>
        </w:rPr>
        <w:t xml:space="preserve"> where </w:t>
      </w:r>
      <w:r w:rsidRPr="00030AEF">
        <w:rPr>
          <w:sz w:val="28"/>
          <w:szCs w:val="28"/>
          <w:highlight w:val="yellow"/>
        </w:rPr>
        <w:t>I spent many summers as a child</w:t>
      </w:r>
      <w:r w:rsidRPr="00030AEF">
        <w:rPr>
          <w:sz w:val="28"/>
          <w:szCs w:val="28"/>
          <w:highlight w:val="yellow"/>
        </w:rPr>
        <w:t xml:space="preserve"> ,</w:t>
      </w:r>
      <w:r w:rsidRPr="00030AEF">
        <w:rPr>
          <w:sz w:val="28"/>
          <w:szCs w:val="28"/>
          <w:highlight w:val="yellow"/>
        </w:rPr>
        <w:t>is filled with wonderful memories.</w:t>
      </w:r>
    </w:p>
    <w:p w14:paraId="2E611006" w14:textId="77777777" w:rsidR="00A47232" w:rsidRDefault="00A47232" w:rsidP="00030AEF">
      <w:pPr>
        <w:pStyle w:val="ListParagraph"/>
        <w:numPr>
          <w:ilvl w:val="0"/>
          <w:numId w:val="75"/>
        </w:numPr>
        <w:spacing w:line="276" w:lineRule="auto"/>
        <w:rPr>
          <w:sz w:val="28"/>
          <w:szCs w:val="28"/>
        </w:rPr>
      </w:pPr>
      <w:r w:rsidRPr="00A47232">
        <w:rPr>
          <w:sz w:val="28"/>
          <w:szCs w:val="28"/>
        </w:rPr>
        <w:t>Why don’t you stop smoking?</w:t>
      </w:r>
      <w:r w:rsidRPr="00A47232">
        <w:rPr>
          <w:sz w:val="28"/>
          <w:szCs w:val="28"/>
        </w:rPr>
        <w:br/>
        <w:t xml:space="preserve">→ </w:t>
      </w:r>
      <w:r w:rsidRPr="00A47232">
        <w:rPr>
          <w:i/>
          <w:iCs/>
          <w:sz w:val="28"/>
          <w:szCs w:val="28"/>
        </w:rPr>
        <w:t>I’d rather</w:t>
      </w:r>
      <w:r w:rsidRPr="00A47232">
        <w:rPr>
          <w:sz w:val="28"/>
          <w:szCs w:val="28"/>
        </w:rPr>
        <w:t xml:space="preserve"> _______________________________________________________</w:t>
      </w:r>
    </w:p>
    <w:p w14:paraId="63991E0B" w14:textId="052C2929" w:rsidR="00030AEF" w:rsidRPr="00A47232" w:rsidRDefault="00030AEF" w:rsidP="00030AEF">
      <w:pPr>
        <w:pStyle w:val="ListParagraph"/>
        <w:spacing w:line="276" w:lineRule="auto"/>
        <w:ind w:left="720" w:firstLine="0"/>
        <w:rPr>
          <w:sz w:val="28"/>
          <w:szCs w:val="28"/>
        </w:rPr>
      </w:pPr>
      <w:r w:rsidRPr="00030AEF">
        <w:rPr>
          <w:sz w:val="28"/>
          <w:szCs w:val="28"/>
          <w:highlight w:val="yellow"/>
        </w:rPr>
        <w:t>I’d rather you stopped smoking.</w:t>
      </w:r>
    </w:p>
    <w:p w14:paraId="5CB09197" w14:textId="77777777" w:rsidR="00A47232" w:rsidRDefault="00A47232" w:rsidP="00030AEF">
      <w:pPr>
        <w:pStyle w:val="ListParagraph"/>
        <w:numPr>
          <w:ilvl w:val="0"/>
          <w:numId w:val="75"/>
        </w:numPr>
        <w:spacing w:line="276" w:lineRule="auto"/>
        <w:rPr>
          <w:sz w:val="28"/>
          <w:szCs w:val="28"/>
        </w:rPr>
      </w:pPr>
      <w:r w:rsidRPr="00A47232">
        <w:rPr>
          <w:sz w:val="28"/>
          <w:szCs w:val="28"/>
        </w:rPr>
        <w:t>We left the town immediately because it was so unfriendly.</w:t>
      </w:r>
      <w:r w:rsidRPr="00A47232">
        <w:rPr>
          <w:sz w:val="28"/>
          <w:szCs w:val="28"/>
        </w:rPr>
        <w:br/>
        <w:t xml:space="preserve">→ </w:t>
      </w:r>
      <w:r w:rsidRPr="00A47232">
        <w:rPr>
          <w:i/>
          <w:iCs/>
          <w:sz w:val="28"/>
          <w:szCs w:val="28"/>
        </w:rPr>
        <w:t>It was</w:t>
      </w:r>
      <w:r w:rsidRPr="00A47232">
        <w:rPr>
          <w:sz w:val="28"/>
          <w:szCs w:val="28"/>
        </w:rPr>
        <w:t xml:space="preserve"> _________________________________________________________</w:t>
      </w:r>
    </w:p>
    <w:p w14:paraId="7DB29A28" w14:textId="0568BC3D" w:rsidR="00030AEF" w:rsidRPr="00A47232" w:rsidRDefault="00030AEF" w:rsidP="00030AEF">
      <w:pPr>
        <w:pStyle w:val="ListParagraph"/>
        <w:spacing w:line="276" w:lineRule="auto"/>
        <w:ind w:left="720" w:firstLine="0"/>
        <w:rPr>
          <w:sz w:val="28"/>
          <w:szCs w:val="28"/>
        </w:rPr>
      </w:pPr>
      <w:r w:rsidRPr="00030AEF">
        <w:rPr>
          <w:sz w:val="28"/>
          <w:szCs w:val="28"/>
          <w:highlight w:val="yellow"/>
        </w:rPr>
        <w:t>It was such an unfriendly town that we left it immediately</w:t>
      </w:r>
    </w:p>
    <w:p w14:paraId="0F4B0182" w14:textId="77777777" w:rsidR="00A47232" w:rsidRDefault="00A47232" w:rsidP="00030AEF">
      <w:pPr>
        <w:pStyle w:val="ListParagraph"/>
        <w:numPr>
          <w:ilvl w:val="0"/>
          <w:numId w:val="75"/>
        </w:numPr>
        <w:spacing w:line="276" w:lineRule="auto"/>
        <w:rPr>
          <w:sz w:val="28"/>
          <w:szCs w:val="28"/>
        </w:rPr>
      </w:pPr>
      <w:r w:rsidRPr="000C5035">
        <w:rPr>
          <w:sz w:val="28"/>
          <w:szCs w:val="28"/>
        </w:rPr>
        <w:t>The event was canceled because it rained heavily.</w:t>
      </w:r>
      <w:r w:rsidRPr="000C5035">
        <w:rPr>
          <w:sz w:val="28"/>
          <w:szCs w:val="28"/>
        </w:rPr>
        <w:br/>
        <w:t xml:space="preserve">→ </w:t>
      </w:r>
      <w:r w:rsidRPr="000C5035">
        <w:rPr>
          <w:i/>
          <w:iCs/>
          <w:sz w:val="28"/>
          <w:szCs w:val="28"/>
        </w:rPr>
        <w:t>Due to</w:t>
      </w:r>
      <w:r w:rsidRPr="000C5035">
        <w:rPr>
          <w:sz w:val="28"/>
          <w:szCs w:val="28"/>
        </w:rPr>
        <w:t xml:space="preserve"> ________________________________________________________</w:t>
      </w:r>
    </w:p>
    <w:p w14:paraId="038212DC" w14:textId="5D2A28CB" w:rsidR="00030AEF" w:rsidRPr="000C5035" w:rsidRDefault="00030AEF" w:rsidP="00030AEF">
      <w:pPr>
        <w:pStyle w:val="ListParagraph"/>
        <w:spacing w:line="276" w:lineRule="auto"/>
        <w:ind w:left="720" w:firstLine="0"/>
        <w:rPr>
          <w:sz w:val="28"/>
          <w:szCs w:val="28"/>
        </w:rPr>
      </w:pPr>
      <w:r w:rsidRPr="00070FD9">
        <w:rPr>
          <w:sz w:val="28"/>
          <w:szCs w:val="28"/>
          <w:highlight w:val="yellow"/>
        </w:rPr>
        <w:t xml:space="preserve">Due to </w:t>
      </w:r>
      <w:r w:rsidR="00070FD9" w:rsidRPr="00070FD9">
        <w:rPr>
          <w:sz w:val="28"/>
          <w:szCs w:val="28"/>
          <w:highlight w:val="yellow"/>
        </w:rPr>
        <w:t>the heavy rain, the event was canceled</w:t>
      </w:r>
    </w:p>
    <w:p w14:paraId="65D6659E" w14:textId="4B85881B" w:rsidR="003129B4" w:rsidRDefault="00A47232" w:rsidP="00030AEF">
      <w:pPr>
        <w:pStyle w:val="BodyText"/>
        <w:numPr>
          <w:ilvl w:val="0"/>
          <w:numId w:val="75"/>
        </w:numPr>
        <w:tabs>
          <w:tab w:val="left" w:pos="9803"/>
        </w:tabs>
        <w:spacing w:line="276" w:lineRule="auto"/>
        <w:rPr>
          <w:sz w:val="28"/>
          <w:szCs w:val="28"/>
        </w:rPr>
      </w:pPr>
      <w:r w:rsidRPr="00184AA9">
        <w:rPr>
          <w:sz w:val="28"/>
          <w:szCs w:val="28"/>
        </w:rPr>
        <w:t xml:space="preserve">Melissa plans to visit </w:t>
      </w:r>
      <w:proofErr w:type="spellStart"/>
      <w:r w:rsidRPr="00184AA9">
        <w:rPr>
          <w:sz w:val="28"/>
          <w:szCs w:val="28"/>
        </w:rPr>
        <w:t>Nha</w:t>
      </w:r>
      <w:proofErr w:type="spellEnd"/>
      <w:r w:rsidRPr="00184AA9">
        <w:rPr>
          <w:sz w:val="28"/>
          <w:szCs w:val="28"/>
        </w:rPr>
        <w:t xml:space="preserve"> Trang this summer.</w:t>
      </w:r>
      <w:r w:rsidRPr="00184AA9">
        <w:rPr>
          <w:sz w:val="28"/>
          <w:szCs w:val="28"/>
        </w:rPr>
        <w:br/>
        <w:t xml:space="preserve">→ </w:t>
      </w:r>
      <w:r w:rsidRPr="00184AA9">
        <w:rPr>
          <w:i/>
          <w:iCs/>
          <w:sz w:val="28"/>
          <w:szCs w:val="28"/>
        </w:rPr>
        <w:t>Melissa is going</w:t>
      </w:r>
      <w:r w:rsidRPr="00184AA9">
        <w:rPr>
          <w:sz w:val="28"/>
          <w:szCs w:val="28"/>
        </w:rPr>
        <w:t xml:space="preserve"> ________________________________________________</w:t>
      </w:r>
    </w:p>
    <w:p w14:paraId="07723A5C" w14:textId="62CAD252" w:rsidR="00070FD9" w:rsidRPr="003129B4" w:rsidRDefault="00070FD9" w:rsidP="00070FD9">
      <w:pPr>
        <w:pStyle w:val="BodyText"/>
        <w:tabs>
          <w:tab w:val="left" w:pos="9803"/>
        </w:tabs>
        <w:spacing w:line="276" w:lineRule="auto"/>
        <w:ind w:left="720"/>
        <w:rPr>
          <w:sz w:val="28"/>
          <w:szCs w:val="28"/>
        </w:rPr>
      </w:pPr>
      <w:r w:rsidRPr="00070FD9">
        <w:rPr>
          <w:sz w:val="28"/>
          <w:szCs w:val="28"/>
          <w:highlight w:val="yellow"/>
        </w:rPr>
        <w:t xml:space="preserve">Melissa is going to visit </w:t>
      </w:r>
      <w:proofErr w:type="spellStart"/>
      <w:r w:rsidRPr="00070FD9">
        <w:rPr>
          <w:sz w:val="28"/>
          <w:szCs w:val="28"/>
          <w:highlight w:val="yellow"/>
        </w:rPr>
        <w:t>Nha</w:t>
      </w:r>
      <w:proofErr w:type="spellEnd"/>
      <w:r w:rsidRPr="00070FD9">
        <w:rPr>
          <w:sz w:val="28"/>
          <w:szCs w:val="28"/>
          <w:highlight w:val="yellow"/>
        </w:rPr>
        <w:t xml:space="preserve"> Trang this summer</w:t>
      </w:r>
    </w:p>
    <w:p w14:paraId="0F5A78EC" w14:textId="459C5FF5" w:rsidR="003129B4" w:rsidRPr="003129B4" w:rsidRDefault="003129B4" w:rsidP="00030AEF">
      <w:pPr>
        <w:pStyle w:val="NormalWeb"/>
        <w:shd w:val="clear" w:color="auto" w:fill="FFFFFF"/>
        <w:spacing w:before="0" w:beforeAutospacing="0" w:after="0" w:afterAutospacing="0" w:line="276" w:lineRule="auto"/>
        <w:rPr>
          <w:sz w:val="28"/>
          <w:szCs w:val="28"/>
          <w:lang w:bidi="en-US"/>
        </w:rPr>
      </w:pPr>
      <w:r w:rsidRPr="003129B4">
        <w:rPr>
          <w:b/>
          <w:bCs/>
          <w:i/>
          <w:iCs/>
          <w:sz w:val="28"/>
          <w:szCs w:val="28"/>
          <w:lang w:bidi="en-US"/>
        </w:rPr>
        <w:t>Write a paragraph (10</w:t>
      </w:r>
      <w:r w:rsidRPr="000C5035">
        <w:rPr>
          <w:b/>
          <w:bCs/>
          <w:i/>
          <w:iCs/>
          <w:sz w:val="28"/>
          <w:szCs w:val="28"/>
          <w:lang w:bidi="en-US"/>
        </w:rPr>
        <w:t xml:space="preserve">0-120 words) </w:t>
      </w:r>
      <w:r w:rsidR="000C5035" w:rsidRPr="000C5035">
        <w:rPr>
          <w:b/>
          <w:bCs/>
          <w:sz w:val="26"/>
          <w:szCs w:val="26"/>
        </w:rPr>
        <w:t>about</w:t>
      </w:r>
      <w:r w:rsidR="000C5035" w:rsidRPr="000C5035">
        <w:rPr>
          <w:b/>
          <w:bCs/>
          <w:spacing w:val="12"/>
          <w:sz w:val="26"/>
          <w:szCs w:val="26"/>
        </w:rPr>
        <w:t xml:space="preserve"> </w:t>
      </w:r>
      <w:r w:rsidR="000C5035" w:rsidRPr="000C5035">
        <w:rPr>
          <w:b/>
          <w:bCs/>
          <w:sz w:val="26"/>
          <w:szCs w:val="26"/>
        </w:rPr>
        <w:t>the</w:t>
      </w:r>
      <w:r w:rsidR="000C5035" w:rsidRPr="000C5035">
        <w:rPr>
          <w:b/>
          <w:bCs/>
          <w:spacing w:val="10"/>
          <w:sz w:val="26"/>
          <w:szCs w:val="26"/>
        </w:rPr>
        <w:t xml:space="preserve"> </w:t>
      </w:r>
      <w:r w:rsidR="000C5035" w:rsidRPr="000C5035">
        <w:rPr>
          <w:b/>
          <w:bCs/>
          <w:sz w:val="26"/>
          <w:szCs w:val="26"/>
        </w:rPr>
        <w:t>advantages</w:t>
      </w:r>
      <w:r w:rsidR="000C5035" w:rsidRPr="000C5035">
        <w:rPr>
          <w:b/>
          <w:bCs/>
          <w:spacing w:val="13"/>
          <w:sz w:val="26"/>
          <w:szCs w:val="26"/>
        </w:rPr>
        <w:t xml:space="preserve"> </w:t>
      </w:r>
      <w:r w:rsidR="000C5035" w:rsidRPr="000C5035">
        <w:rPr>
          <w:b/>
          <w:bCs/>
          <w:sz w:val="26"/>
          <w:szCs w:val="26"/>
        </w:rPr>
        <w:t>and</w:t>
      </w:r>
      <w:r w:rsidR="000C5035" w:rsidRPr="000C5035">
        <w:rPr>
          <w:b/>
          <w:bCs/>
          <w:spacing w:val="15"/>
          <w:sz w:val="26"/>
          <w:szCs w:val="26"/>
        </w:rPr>
        <w:t xml:space="preserve"> </w:t>
      </w:r>
      <w:r w:rsidR="000C5035" w:rsidRPr="000C5035">
        <w:rPr>
          <w:b/>
          <w:bCs/>
          <w:sz w:val="26"/>
          <w:szCs w:val="26"/>
        </w:rPr>
        <w:t>disadvantages</w:t>
      </w:r>
      <w:r w:rsidR="000C5035" w:rsidRPr="000C5035">
        <w:rPr>
          <w:b/>
          <w:bCs/>
          <w:spacing w:val="12"/>
          <w:sz w:val="26"/>
          <w:szCs w:val="26"/>
        </w:rPr>
        <w:t xml:space="preserve"> </w:t>
      </w:r>
      <w:r w:rsidR="000C5035" w:rsidRPr="000C5035">
        <w:rPr>
          <w:b/>
          <w:bCs/>
          <w:sz w:val="26"/>
          <w:szCs w:val="26"/>
        </w:rPr>
        <w:t>of</w:t>
      </w:r>
      <w:r w:rsidR="000C5035" w:rsidRPr="000C5035">
        <w:rPr>
          <w:b/>
          <w:bCs/>
          <w:spacing w:val="13"/>
          <w:sz w:val="26"/>
          <w:szCs w:val="26"/>
        </w:rPr>
        <w:t xml:space="preserve"> </w:t>
      </w:r>
      <w:r w:rsidR="000C5035" w:rsidRPr="000C5035">
        <w:rPr>
          <w:b/>
          <w:bCs/>
          <w:sz w:val="26"/>
          <w:szCs w:val="26"/>
        </w:rPr>
        <w:t>learning</w:t>
      </w:r>
      <w:r w:rsidR="000C5035" w:rsidRPr="000C5035">
        <w:rPr>
          <w:b/>
          <w:bCs/>
          <w:spacing w:val="15"/>
          <w:sz w:val="26"/>
          <w:szCs w:val="26"/>
        </w:rPr>
        <w:t xml:space="preserve"> </w:t>
      </w:r>
      <w:r w:rsidR="000C5035" w:rsidRPr="000C5035">
        <w:rPr>
          <w:b/>
          <w:bCs/>
          <w:spacing w:val="-2"/>
          <w:sz w:val="26"/>
          <w:szCs w:val="26"/>
        </w:rPr>
        <w:t>online</w:t>
      </w:r>
      <w:r w:rsidR="000C5035" w:rsidRPr="000C5035">
        <w:rPr>
          <w:b/>
          <w:bCs/>
          <w:spacing w:val="-2"/>
          <w:sz w:val="26"/>
          <w:szCs w:val="26"/>
          <w:lang w:val="vi-VN"/>
        </w:rPr>
        <w:t>.</w:t>
      </w:r>
    </w:p>
    <w:p w14:paraId="33233F6F" w14:textId="77777777" w:rsidR="000C5035" w:rsidRDefault="000C5035" w:rsidP="00030AEF">
      <w:pPr>
        <w:spacing w:line="276" w:lineRule="auto"/>
        <w:rPr>
          <w:rFonts w:ascii="Book Antiqua" w:hAnsi="Book Antiqua" w:cs="Book Antiqua"/>
          <w:i/>
          <w:iCs/>
          <w:sz w:val="28"/>
          <w:szCs w:val="28"/>
        </w:rPr>
      </w:pPr>
      <w:r>
        <w:rPr>
          <w:rFonts w:ascii="Book Antiqua" w:hAnsi="Book Antiqua" w:cs="Book Antiqua"/>
          <w:i/>
          <w:iCs/>
          <w:sz w:val="28"/>
          <w:szCs w:val="28"/>
        </w:rPr>
        <w:t xml:space="preserve">Benefits: </w:t>
      </w:r>
    </w:p>
    <w:p w14:paraId="6A45502D" w14:textId="77777777" w:rsidR="000C5035" w:rsidRDefault="000C5035" w:rsidP="00030AEF">
      <w:pPr>
        <w:numPr>
          <w:ilvl w:val="0"/>
          <w:numId w:val="76"/>
        </w:numPr>
        <w:spacing w:after="0" w:line="276" w:lineRule="auto"/>
        <w:rPr>
          <w:rFonts w:ascii="Book Antiqua" w:hAnsi="Book Antiqua" w:cs="Book Antiqua"/>
          <w:sz w:val="28"/>
          <w:szCs w:val="28"/>
        </w:rPr>
      </w:pPr>
      <w:r>
        <w:rPr>
          <w:rFonts w:ascii="Book Antiqua" w:hAnsi="Book Antiqua" w:cs="Book Antiqua"/>
          <w:sz w:val="28"/>
          <w:szCs w:val="28"/>
        </w:rPr>
        <w:t>Flexibility</w:t>
      </w:r>
    </w:p>
    <w:p w14:paraId="0021B9CD" w14:textId="77777777" w:rsidR="000C5035" w:rsidRDefault="000C5035" w:rsidP="00030AEF">
      <w:pPr>
        <w:numPr>
          <w:ilvl w:val="0"/>
          <w:numId w:val="76"/>
        </w:numPr>
        <w:spacing w:after="0" w:line="276" w:lineRule="auto"/>
        <w:rPr>
          <w:rFonts w:ascii="Book Antiqua" w:hAnsi="Book Antiqua" w:cs="Book Antiqua"/>
          <w:sz w:val="28"/>
          <w:szCs w:val="28"/>
        </w:rPr>
      </w:pPr>
      <w:r>
        <w:rPr>
          <w:rFonts w:ascii="Book Antiqua" w:hAnsi="Book Antiqua" w:cs="Book Antiqua"/>
          <w:sz w:val="28"/>
          <w:szCs w:val="28"/>
        </w:rPr>
        <w:t>Wide range of sources</w:t>
      </w:r>
    </w:p>
    <w:p w14:paraId="28E18CB8" w14:textId="77777777" w:rsidR="000C5035" w:rsidRDefault="000C5035" w:rsidP="00030AEF">
      <w:pPr>
        <w:numPr>
          <w:ilvl w:val="0"/>
          <w:numId w:val="76"/>
        </w:numPr>
        <w:spacing w:after="0" w:line="276" w:lineRule="auto"/>
        <w:rPr>
          <w:rFonts w:ascii="Book Antiqua" w:hAnsi="Book Antiqua" w:cs="Book Antiqua"/>
          <w:sz w:val="28"/>
          <w:szCs w:val="28"/>
        </w:rPr>
      </w:pPr>
      <w:r>
        <w:rPr>
          <w:rFonts w:ascii="Book Antiqua" w:hAnsi="Book Antiqua" w:cs="Book Antiqua"/>
          <w:sz w:val="28"/>
          <w:szCs w:val="28"/>
        </w:rPr>
        <w:t>Time-saving</w:t>
      </w:r>
    </w:p>
    <w:p w14:paraId="08D8B294" w14:textId="48D858AA" w:rsidR="000C5035" w:rsidRPr="000C5035" w:rsidRDefault="000C5035" w:rsidP="00030AEF">
      <w:pPr>
        <w:numPr>
          <w:ilvl w:val="0"/>
          <w:numId w:val="76"/>
        </w:numPr>
        <w:spacing w:after="0" w:line="276" w:lineRule="auto"/>
        <w:rPr>
          <w:rFonts w:ascii="Book Antiqua" w:hAnsi="Book Antiqua" w:cs="Book Antiqua"/>
          <w:sz w:val="28"/>
          <w:szCs w:val="28"/>
        </w:rPr>
      </w:pPr>
      <w:r>
        <w:rPr>
          <w:rFonts w:ascii="Book Antiqua" w:hAnsi="Book Antiqua" w:cs="Book Antiqua"/>
          <w:sz w:val="28"/>
          <w:szCs w:val="28"/>
        </w:rPr>
        <w:t>Save money</w:t>
      </w:r>
    </w:p>
    <w:p w14:paraId="5F599F55" w14:textId="77777777" w:rsidR="000C5035" w:rsidRDefault="000C5035" w:rsidP="00030AEF">
      <w:pPr>
        <w:spacing w:line="276" w:lineRule="auto"/>
        <w:rPr>
          <w:rFonts w:ascii="Book Antiqua" w:hAnsi="Book Antiqua" w:cs="Book Antiqua"/>
          <w:i/>
          <w:iCs/>
          <w:sz w:val="28"/>
          <w:szCs w:val="28"/>
        </w:rPr>
      </w:pPr>
      <w:r>
        <w:rPr>
          <w:rFonts w:ascii="Book Antiqua" w:hAnsi="Book Antiqua" w:cs="Book Antiqua"/>
          <w:i/>
          <w:iCs/>
          <w:sz w:val="28"/>
          <w:szCs w:val="28"/>
        </w:rPr>
        <w:t>Drawbacks:</w:t>
      </w:r>
    </w:p>
    <w:p w14:paraId="0C426A35" w14:textId="77777777" w:rsidR="000C5035" w:rsidRDefault="000C5035" w:rsidP="00030AEF">
      <w:pPr>
        <w:numPr>
          <w:ilvl w:val="0"/>
          <w:numId w:val="77"/>
        </w:numPr>
        <w:spacing w:after="0" w:line="276" w:lineRule="auto"/>
        <w:rPr>
          <w:rFonts w:ascii="Book Antiqua" w:hAnsi="Book Antiqua" w:cs="Book Antiqua"/>
          <w:sz w:val="28"/>
          <w:szCs w:val="28"/>
        </w:rPr>
      </w:pPr>
      <w:r>
        <w:rPr>
          <w:rFonts w:ascii="Book Antiqua" w:hAnsi="Book Antiqua" w:cs="Book Antiqua"/>
          <w:sz w:val="28"/>
          <w:szCs w:val="28"/>
        </w:rPr>
        <w:t>Lack of face-to-face interaction</w:t>
      </w:r>
    </w:p>
    <w:p w14:paraId="6AF11D10" w14:textId="77777777" w:rsidR="000C5035" w:rsidRDefault="000C5035" w:rsidP="00030AEF">
      <w:pPr>
        <w:numPr>
          <w:ilvl w:val="0"/>
          <w:numId w:val="77"/>
        </w:numPr>
        <w:spacing w:after="0" w:line="276" w:lineRule="auto"/>
        <w:rPr>
          <w:rFonts w:ascii="Book Antiqua" w:hAnsi="Book Antiqua" w:cs="Book Antiqua"/>
          <w:sz w:val="28"/>
          <w:szCs w:val="28"/>
        </w:rPr>
      </w:pPr>
      <w:r>
        <w:rPr>
          <w:rFonts w:ascii="Book Antiqua" w:hAnsi="Book Antiqua" w:cs="Book Antiqua"/>
          <w:sz w:val="28"/>
          <w:szCs w:val="28"/>
        </w:rPr>
        <w:t>Hinder social skill improvement</w:t>
      </w:r>
    </w:p>
    <w:p w14:paraId="3EF4D64A" w14:textId="77777777" w:rsidR="000C5035" w:rsidRDefault="000C5035" w:rsidP="00030AEF">
      <w:pPr>
        <w:numPr>
          <w:ilvl w:val="0"/>
          <w:numId w:val="77"/>
        </w:numPr>
        <w:spacing w:after="0" w:line="276" w:lineRule="auto"/>
        <w:rPr>
          <w:rFonts w:ascii="Book Antiqua" w:hAnsi="Book Antiqua" w:cs="Book Antiqua"/>
          <w:sz w:val="28"/>
          <w:szCs w:val="28"/>
        </w:rPr>
      </w:pPr>
      <w:r>
        <w:rPr>
          <w:rFonts w:ascii="Book Antiqua" w:hAnsi="Book Antiqua" w:cs="Book Antiqua"/>
          <w:sz w:val="28"/>
          <w:szCs w:val="28"/>
        </w:rPr>
        <w:t>Concentration factors</w:t>
      </w:r>
    </w:p>
    <w:p w14:paraId="348628F0" w14:textId="77777777" w:rsidR="00865153" w:rsidRPr="003129B4" w:rsidRDefault="00865153" w:rsidP="00030AEF">
      <w:pPr>
        <w:spacing w:after="0" w:line="276" w:lineRule="auto"/>
        <w:rPr>
          <w:rFonts w:ascii="Times New Roman" w:hAnsi="Times New Roman" w:cs="Times New Roman"/>
          <w:sz w:val="28"/>
          <w:szCs w:val="28"/>
        </w:rPr>
      </w:pPr>
    </w:p>
    <w:sectPr w:rsidR="00865153" w:rsidRPr="003129B4" w:rsidSect="00C710B6">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3F322" w14:textId="77777777" w:rsidR="003F2A53" w:rsidRDefault="003F2A53" w:rsidP="00441518">
      <w:pPr>
        <w:spacing w:after="0" w:line="240" w:lineRule="auto"/>
      </w:pPr>
      <w:r>
        <w:separator/>
      </w:r>
    </w:p>
  </w:endnote>
  <w:endnote w:type="continuationSeparator" w:id="0">
    <w:p w14:paraId="631292C6" w14:textId="77777777" w:rsidR="003F2A53" w:rsidRDefault="003F2A5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93408" w14:textId="77777777" w:rsidR="005F6B20" w:rsidRDefault="005F6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59325" w14:textId="77777777" w:rsidR="005F6B20" w:rsidRDefault="005F6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0C6AF" w14:textId="77777777" w:rsidR="003F2A53" w:rsidRDefault="003F2A53" w:rsidP="00441518">
      <w:pPr>
        <w:spacing w:after="0" w:line="240" w:lineRule="auto"/>
      </w:pPr>
      <w:r>
        <w:separator/>
      </w:r>
    </w:p>
  </w:footnote>
  <w:footnote w:type="continuationSeparator" w:id="0">
    <w:p w14:paraId="79691245" w14:textId="77777777" w:rsidR="003F2A53" w:rsidRDefault="003F2A5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6A9E0" w14:textId="77777777" w:rsidR="005F6B20" w:rsidRDefault="005F6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99AE8" w14:textId="77777777" w:rsidR="005F6B20" w:rsidRDefault="005F6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37514C"/>
    <w:multiLevelType w:val="singleLevel"/>
    <w:tmpl w:val="A137514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7AB1291"/>
    <w:multiLevelType w:val="singleLevel"/>
    <w:tmpl w:val="E7AB129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2036351"/>
    <w:multiLevelType w:val="hybridMultilevel"/>
    <w:tmpl w:val="E6806C20"/>
    <w:lvl w:ilvl="0" w:tplc="AE58F038">
      <w:start w:val="13"/>
      <w:numFmt w:val="decimal"/>
      <w:lvlText w:val="%1."/>
      <w:lvlJc w:val="center"/>
      <w:pPr>
        <w:ind w:left="-144" w:hanging="216"/>
      </w:pPr>
      <w:rPr>
        <w:rFonts w:hint="default"/>
        <w:b/>
        <w:bCs/>
        <w:i/>
        <w:iCs/>
        <w:spacing w:val="-3"/>
        <w:w w:val="1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E93529"/>
    <w:multiLevelType w:val="multilevel"/>
    <w:tmpl w:val="469C5D0C"/>
    <w:lvl w:ilvl="0">
      <w:start w:val="1"/>
      <w:numFmt w:val="decimal"/>
      <w:lvlText w:val="%1."/>
      <w:lvlJc w:val="left"/>
      <w:pPr>
        <w:tabs>
          <w:tab w:val="num" w:pos="630"/>
        </w:tabs>
        <w:ind w:left="63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 w15:restartNumberingAfterBreak="0">
    <w:nsid w:val="0F0F6163"/>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0901097"/>
    <w:multiLevelType w:val="hybridMultilevel"/>
    <w:tmpl w:val="E1B0A0FA"/>
    <w:lvl w:ilvl="0" w:tplc="FFFFFFFF">
      <w:start w:val="1"/>
      <w:numFmt w:val="decimal"/>
      <w:lvlText w:val="%1."/>
      <w:lvlJc w:val="left"/>
      <w:pPr>
        <w:ind w:left="847" w:hanging="360"/>
      </w:p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8"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D5193B"/>
    <w:multiLevelType w:val="hybridMultilevel"/>
    <w:tmpl w:val="22A43714"/>
    <w:lvl w:ilvl="0" w:tplc="43F699B4">
      <w:start w:val="25"/>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 w15:restartNumberingAfterBreak="0">
    <w:nsid w:val="180239E7"/>
    <w:multiLevelType w:val="hybridMultilevel"/>
    <w:tmpl w:val="3964FEBC"/>
    <w:lvl w:ilvl="0" w:tplc="216C7804">
      <w:start w:val="3"/>
      <w:numFmt w:val="decimal"/>
      <w:lvlText w:val="%1."/>
      <w:lvlJc w:val="center"/>
      <w:pPr>
        <w:ind w:left="276" w:hanging="216"/>
      </w:pPr>
      <w:rPr>
        <w:rFonts w:hint="default"/>
        <w:b/>
        <w:bCs/>
        <w:i/>
        <w:iCs/>
        <w:spacing w:val="-3"/>
        <w:w w:val="10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9076769"/>
    <w:multiLevelType w:val="multilevel"/>
    <w:tmpl w:val="0BFE93A6"/>
    <w:lvl w:ilvl="0">
      <w:start w:val="2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D5160ED"/>
    <w:multiLevelType w:val="hybridMultilevel"/>
    <w:tmpl w:val="78C21A0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6"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D7ABD"/>
    <w:multiLevelType w:val="hybridMultilevel"/>
    <w:tmpl w:val="58342DF8"/>
    <w:lvl w:ilvl="0" w:tplc="D7F8BDD6">
      <w:start w:val="5"/>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1A071A"/>
    <w:multiLevelType w:val="hybridMultilevel"/>
    <w:tmpl w:val="11A6844A"/>
    <w:lvl w:ilvl="0" w:tplc="A036B73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5A2EDA"/>
    <w:multiLevelType w:val="multilevel"/>
    <w:tmpl w:val="A56CA0A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81ECB"/>
    <w:multiLevelType w:val="hybridMultilevel"/>
    <w:tmpl w:val="145A3262"/>
    <w:lvl w:ilvl="0" w:tplc="F6FA91A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265BCB"/>
    <w:multiLevelType w:val="hybridMultilevel"/>
    <w:tmpl w:val="719AC2D4"/>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A282C"/>
    <w:multiLevelType w:val="hybridMultilevel"/>
    <w:tmpl w:val="68D0636C"/>
    <w:lvl w:ilvl="0" w:tplc="4CF4BB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5" w15:restartNumberingAfterBreak="0">
    <w:nsid w:val="3F543556"/>
    <w:multiLevelType w:val="hybridMultilevel"/>
    <w:tmpl w:val="B0867334"/>
    <w:lvl w:ilvl="0" w:tplc="216C7804">
      <w:start w:val="3"/>
      <w:numFmt w:val="decimal"/>
      <w:lvlText w:val="%1."/>
      <w:lvlJc w:val="center"/>
      <w:pPr>
        <w:ind w:left="216" w:hanging="216"/>
      </w:pPr>
      <w:rPr>
        <w:rFonts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9762EC"/>
    <w:multiLevelType w:val="hybridMultilevel"/>
    <w:tmpl w:val="315632E0"/>
    <w:lvl w:ilvl="0" w:tplc="FFFFFFFF">
      <w:start w:val="2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6D22245"/>
    <w:multiLevelType w:val="hybridMultilevel"/>
    <w:tmpl w:val="4CF4B834"/>
    <w:lvl w:ilvl="0" w:tplc="731A3DE0">
      <w:start w:val="1"/>
      <w:numFmt w:val="decimal"/>
      <w:lvlText w:val="%1."/>
      <w:lvlJc w:val="left"/>
      <w:pPr>
        <w:ind w:left="900" w:hanging="360"/>
      </w:pPr>
    </w:lvl>
    <w:lvl w:ilvl="1" w:tplc="04090019" w:tentative="1">
      <w:start w:val="1"/>
      <w:numFmt w:val="lowerLetter"/>
      <w:lvlText w:val="%2."/>
      <w:lvlJc w:val="left"/>
      <w:pPr>
        <w:ind w:left="1567" w:hanging="360"/>
      </w:pPr>
    </w:lvl>
    <w:lvl w:ilvl="2" w:tplc="0409001B" w:tentative="1">
      <w:start w:val="1"/>
      <w:numFmt w:val="lowerRoman"/>
      <w:lvlText w:val="%3."/>
      <w:lvlJc w:val="right"/>
      <w:pPr>
        <w:ind w:left="2287" w:hanging="180"/>
      </w:pPr>
    </w:lvl>
    <w:lvl w:ilvl="3" w:tplc="0409000F" w:tentative="1">
      <w:start w:val="1"/>
      <w:numFmt w:val="decimal"/>
      <w:lvlText w:val="%4."/>
      <w:lvlJc w:val="left"/>
      <w:pPr>
        <w:ind w:left="3007" w:hanging="360"/>
      </w:pPr>
    </w:lvl>
    <w:lvl w:ilvl="4" w:tplc="04090019" w:tentative="1">
      <w:start w:val="1"/>
      <w:numFmt w:val="lowerLetter"/>
      <w:lvlText w:val="%5."/>
      <w:lvlJc w:val="left"/>
      <w:pPr>
        <w:ind w:left="3727" w:hanging="360"/>
      </w:pPr>
    </w:lvl>
    <w:lvl w:ilvl="5" w:tplc="0409001B" w:tentative="1">
      <w:start w:val="1"/>
      <w:numFmt w:val="lowerRoman"/>
      <w:lvlText w:val="%6."/>
      <w:lvlJc w:val="right"/>
      <w:pPr>
        <w:ind w:left="4447" w:hanging="180"/>
      </w:pPr>
    </w:lvl>
    <w:lvl w:ilvl="6" w:tplc="0409000F" w:tentative="1">
      <w:start w:val="1"/>
      <w:numFmt w:val="decimal"/>
      <w:lvlText w:val="%7."/>
      <w:lvlJc w:val="left"/>
      <w:pPr>
        <w:ind w:left="5167" w:hanging="360"/>
      </w:pPr>
    </w:lvl>
    <w:lvl w:ilvl="7" w:tplc="04090019" w:tentative="1">
      <w:start w:val="1"/>
      <w:numFmt w:val="lowerLetter"/>
      <w:lvlText w:val="%8."/>
      <w:lvlJc w:val="left"/>
      <w:pPr>
        <w:ind w:left="5887" w:hanging="360"/>
      </w:pPr>
    </w:lvl>
    <w:lvl w:ilvl="8" w:tplc="0409001B" w:tentative="1">
      <w:start w:val="1"/>
      <w:numFmt w:val="lowerRoman"/>
      <w:lvlText w:val="%9."/>
      <w:lvlJc w:val="right"/>
      <w:pPr>
        <w:ind w:left="6607" w:hanging="180"/>
      </w:pPr>
    </w:lvl>
  </w:abstractNum>
  <w:abstractNum w:abstractNumId="40" w15:restartNumberingAfterBreak="0">
    <w:nsid w:val="47542483"/>
    <w:multiLevelType w:val="hybridMultilevel"/>
    <w:tmpl w:val="334695C4"/>
    <w:lvl w:ilvl="0" w:tplc="D7FC59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12027E"/>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C12D41"/>
    <w:multiLevelType w:val="hybridMultilevel"/>
    <w:tmpl w:val="315632E0"/>
    <w:lvl w:ilvl="0" w:tplc="142C541A">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6"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9F6C57"/>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7379EB"/>
    <w:multiLevelType w:val="hybridMultilevel"/>
    <w:tmpl w:val="897498B0"/>
    <w:lvl w:ilvl="0" w:tplc="43F699B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5670D"/>
    <w:multiLevelType w:val="hybridMultilevel"/>
    <w:tmpl w:val="7960F9F2"/>
    <w:lvl w:ilvl="0" w:tplc="5EE2A114">
      <w:start w:val="1"/>
      <w:numFmt w:val="decimal"/>
      <w:lvlText w:val="%1."/>
      <w:lvlJc w:val="center"/>
      <w:pPr>
        <w:ind w:left="216" w:hanging="216"/>
      </w:pPr>
      <w:rPr>
        <w:rFonts w:hint="default"/>
        <w:b w:val="0"/>
        <w:bCs w:val="0"/>
        <w:i w:val="0"/>
        <w:iCs w:val="0"/>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3" w15:restartNumberingAfterBreak="0">
    <w:nsid w:val="655E14E9"/>
    <w:multiLevelType w:val="hybridMultilevel"/>
    <w:tmpl w:val="A8044CBE"/>
    <w:lvl w:ilvl="0" w:tplc="AE58F038">
      <w:start w:val="1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171AA6"/>
    <w:multiLevelType w:val="hybridMultilevel"/>
    <w:tmpl w:val="FCF852B0"/>
    <w:lvl w:ilvl="0" w:tplc="8EDC098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6F539C"/>
    <w:multiLevelType w:val="hybridMultilevel"/>
    <w:tmpl w:val="D5466A52"/>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0"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1" w15:restartNumberingAfterBreak="0">
    <w:nsid w:val="709E3E11"/>
    <w:multiLevelType w:val="hybridMultilevel"/>
    <w:tmpl w:val="A244AED8"/>
    <w:lvl w:ilvl="0" w:tplc="216C7804">
      <w:start w:val="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D8192B"/>
    <w:multiLevelType w:val="hybridMultilevel"/>
    <w:tmpl w:val="56B0E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9184F"/>
    <w:multiLevelType w:val="hybridMultilevel"/>
    <w:tmpl w:val="3958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7A8322E"/>
    <w:multiLevelType w:val="hybridMultilevel"/>
    <w:tmpl w:val="2006CD64"/>
    <w:lvl w:ilvl="0" w:tplc="182CAB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 w15:restartNumberingAfterBreak="0">
    <w:nsid w:val="786E58C2"/>
    <w:multiLevelType w:val="hybridMultilevel"/>
    <w:tmpl w:val="058C14E2"/>
    <w:lvl w:ilvl="0" w:tplc="CB3AF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21132D"/>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8"/>
  </w:num>
  <w:num w:numId="2" w16cid:durableId="1366323426">
    <w:abstractNumId w:val="71"/>
  </w:num>
  <w:num w:numId="3" w16cid:durableId="609509571">
    <w:abstractNumId w:val="51"/>
  </w:num>
  <w:num w:numId="4" w16cid:durableId="2107995861">
    <w:abstractNumId w:val="23"/>
  </w:num>
  <w:num w:numId="5" w16cid:durableId="1137449142">
    <w:abstractNumId w:val="15"/>
  </w:num>
  <w:num w:numId="6" w16cid:durableId="921336066">
    <w:abstractNumId w:val="56"/>
  </w:num>
  <w:num w:numId="7" w16cid:durableId="1319115470">
    <w:abstractNumId w:val="73"/>
  </w:num>
  <w:num w:numId="8" w16cid:durableId="1898320280">
    <w:abstractNumId w:val="12"/>
  </w:num>
  <w:num w:numId="9" w16cid:durableId="2130735359">
    <w:abstractNumId w:val="37"/>
  </w:num>
  <w:num w:numId="10" w16cid:durableId="170948284">
    <w:abstractNumId w:val="16"/>
  </w:num>
  <w:num w:numId="11" w16cid:durableId="1818643143">
    <w:abstractNumId w:val="36"/>
  </w:num>
  <w:num w:numId="12" w16cid:durableId="1292400855">
    <w:abstractNumId w:val="72"/>
  </w:num>
  <w:num w:numId="13" w16cid:durableId="612782892">
    <w:abstractNumId w:val="26"/>
  </w:num>
  <w:num w:numId="14" w16cid:durableId="634221444">
    <w:abstractNumId w:val="63"/>
  </w:num>
  <w:num w:numId="15" w16cid:durableId="139228914">
    <w:abstractNumId w:val="57"/>
  </w:num>
  <w:num w:numId="16" w16cid:durableId="561605069">
    <w:abstractNumId w:val="33"/>
  </w:num>
  <w:num w:numId="17" w16cid:durableId="1083649128">
    <w:abstractNumId w:val="60"/>
  </w:num>
  <w:num w:numId="18" w16cid:durableId="1095859745">
    <w:abstractNumId w:val="21"/>
  </w:num>
  <w:num w:numId="19" w16cid:durableId="335503889">
    <w:abstractNumId w:val="49"/>
  </w:num>
  <w:num w:numId="20" w16cid:durableId="2103449221">
    <w:abstractNumId w:val="8"/>
  </w:num>
  <w:num w:numId="21" w16cid:durableId="834298525">
    <w:abstractNumId w:val="66"/>
  </w:num>
  <w:num w:numId="22" w16cid:durableId="1705322855">
    <w:abstractNumId w:val="5"/>
  </w:num>
  <w:num w:numId="23" w16cid:durableId="402143860">
    <w:abstractNumId w:val="19"/>
  </w:num>
  <w:num w:numId="24" w16cid:durableId="1146973957">
    <w:abstractNumId w:val="28"/>
  </w:num>
  <w:num w:numId="25" w16cid:durableId="2131195670">
    <w:abstractNumId w:val="45"/>
  </w:num>
  <w:num w:numId="26" w16cid:durableId="1486121655">
    <w:abstractNumId w:val="31"/>
  </w:num>
  <w:num w:numId="27" w16cid:durableId="1523590125">
    <w:abstractNumId w:val="68"/>
  </w:num>
  <w:num w:numId="28" w16cid:durableId="31417495">
    <w:abstractNumId w:val="46"/>
  </w:num>
  <w:num w:numId="29" w16cid:durableId="1029913888">
    <w:abstractNumId w:val="27"/>
  </w:num>
  <w:num w:numId="30" w16cid:durableId="1686513991">
    <w:abstractNumId w:val="41"/>
  </w:num>
  <w:num w:numId="31" w16cid:durableId="1222208956">
    <w:abstractNumId w:val="48"/>
  </w:num>
  <w:num w:numId="32" w16cid:durableId="133908441">
    <w:abstractNumId w:val="55"/>
  </w:num>
  <w:num w:numId="33" w16cid:durableId="1526794520">
    <w:abstractNumId w:val="13"/>
  </w:num>
  <w:num w:numId="34" w16cid:durableId="249705036">
    <w:abstractNumId w:val="34"/>
  </w:num>
  <w:num w:numId="35" w16cid:durableId="1560748152">
    <w:abstractNumId w:val="35"/>
  </w:num>
  <w:num w:numId="36" w16cid:durableId="1443651509">
    <w:abstractNumId w:val="44"/>
  </w:num>
  <w:num w:numId="37" w16cid:durableId="566380579">
    <w:abstractNumId w:val="64"/>
  </w:num>
  <w:num w:numId="38" w16cid:durableId="683633497">
    <w:abstractNumId w:val="29"/>
  </w:num>
  <w:num w:numId="39" w16cid:durableId="412624599">
    <w:abstractNumId w:val="32"/>
  </w:num>
  <w:num w:numId="40" w16cid:durableId="382096006">
    <w:abstractNumId w:val="24"/>
  </w:num>
  <w:num w:numId="41" w16cid:durableId="1377730377">
    <w:abstractNumId w:val="69"/>
  </w:num>
  <w:num w:numId="42" w16cid:durableId="439834767">
    <w:abstractNumId w:val="17"/>
  </w:num>
  <w:num w:numId="43" w16cid:durableId="660079403">
    <w:abstractNumId w:val="52"/>
  </w:num>
  <w:num w:numId="44" w16cid:durableId="234440224">
    <w:abstractNumId w:val="61"/>
  </w:num>
  <w:num w:numId="45" w16cid:durableId="407701821">
    <w:abstractNumId w:val="10"/>
  </w:num>
  <w:num w:numId="46" w16cid:durableId="488399073">
    <w:abstractNumId w:val="53"/>
  </w:num>
  <w:num w:numId="47" w16cid:durableId="678896565">
    <w:abstractNumId w:val="2"/>
  </w:num>
  <w:num w:numId="48" w16cid:durableId="417336172">
    <w:abstractNumId w:val="43"/>
  </w:num>
  <w:num w:numId="49" w16cid:durableId="647586726">
    <w:abstractNumId w:val="14"/>
  </w:num>
  <w:num w:numId="50" w16cid:durableId="1432163862">
    <w:abstractNumId w:val="67"/>
  </w:num>
  <w:num w:numId="51" w16cid:durableId="819267273">
    <w:abstractNumId w:val="38"/>
  </w:num>
  <w:num w:numId="52" w16cid:durableId="185753868">
    <w:abstractNumId w:val="50"/>
  </w:num>
  <w:num w:numId="53" w16cid:durableId="1156650311">
    <w:abstractNumId w:val="40"/>
  </w:num>
  <w:num w:numId="54" w16cid:durableId="765925454">
    <w:abstractNumId w:val="9"/>
  </w:num>
  <w:num w:numId="55" w16cid:durableId="2014261502">
    <w:abstractNumId w:val="54"/>
  </w:num>
  <w:num w:numId="56" w16cid:durableId="2081321474">
    <w:abstractNumId w:val="4"/>
  </w:num>
  <w:num w:numId="57" w16cid:durableId="111485230">
    <w:abstractNumId w:val="20"/>
  </w:num>
  <w:num w:numId="58" w16cid:durableId="526869134">
    <w:abstractNumId w:val="47"/>
  </w:num>
  <w:num w:numId="59" w16cid:durableId="761803168">
    <w:abstractNumId w:val="62"/>
  </w:num>
  <w:num w:numId="60" w16cid:durableId="635110321">
    <w:abstractNumId w:val="39"/>
  </w:num>
  <w:num w:numId="61" w16cid:durableId="1383402640">
    <w:abstractNumId w:val="59"/>
  </w:num>
  <w:num w:numId="62" w16cid:durableId="768887133">
    <w:abstractNumId w:val="25"/>
  </w:num>
  <w:num w:numId="63" w16cid:durableId="601455432">
    <w:abstractNumId w:val="65"/>
  </w:num>
  <w:num w:numId="64" w16cid:durableId="529992670">
    <w:abstractNumId w:val="7"/>
  </w:num>
  <w:num w:numId="65" w16cid:durableId="1399598819">
    <w:abstractNumId w:val="42"/>
  </w:num>
  <w:num w:numId="66" w16cid:durableId="1732341513">
    <w:abstractNumId w:val="70"/>
  </w:num>
  <w:num w:numId="67" w16cid:durableId="30150770">
    <w:abstractNumId w:val="30"/>
  </w:num>
  <w:num w:numId="68" w16cid:durableId="1700623552">
    <w:abstractNumId w:val="22"/>
  </w:num>
  <w:num w:numId="69" w16cid:durableId="2123260213">
    <w:abstractNumId w:val="3"/>
  </w:num>
  <w:num w:numId="70" w16cid:durableId="931744903">
    <w:abstractNumId w:val="58"/>
    <w:lvlOverride w:ilvl="0">
      <w:lvl w:ilvl="0">
        <w:numFmt w:val="decimal"/>
        <w:lvlText w:val="%1."/>
        <w:lvlJc w:val="left"/>
      </w:lvl>
    </w:lvlOverride>
  </w:num>
  <w:num w:numId="71" w16cid:durableId="1408570386">
    <w:abstractNumId w:val="58"/>
    <w:lvlOverride w:ilvl="0">
      <w:lvl w:ilvl="0">
        <w:numFmt w:val="decimal"/>
        <w:lvlText w:val="%1."/>
        <w:lvlJc w:val="left"/>
      </w:lvl>
    </w:lvlOverride>
  </w:num>
  <w:num w:numId="72" w16cid:durableId="154497123">
    <w:abstractNumId w:val="58"/>
    <w:lvlOverride w:ilvl="0">
      <w:lvl w:ilvl="0">
        <w:numFmt w:val="decimal"/>
        <w:lvlText w:val="%1."/>
        <w:lvlJc w:val="left"/>
      </w:lvl>
    </w:lvlOverride>
  </w:num>
  <w:num w:numId="73" w16cid:durableId="553011162">
    <w:abstractNumId w:val="58"/>
    <w:lvlOverride w:ilvl="0">
      <w:lvl w:ilvl="0">
        <w:numFmt w:val="decimal"/>
        <w:lvlText w:val="%1."/>
        <w:lvlJc w:val="left"/>
      </w:lvl>
    </w:lvlOverride>
  </w:num>
  <w:num w:numId="74" w16cid:durableId="154031653">
    <w:abstractNumId w:val="6"/>
  </w:num>
  <w:num w:numId="75" w16cid:durableId="1467160217">
    <w:abstractNumId w:val="11"/>
  </w:num>
  <w:num w:numId="76" w16cid:durableId="163593112">
    <w:abstractNumId w:val="0"/>
  </w:num>
  <w:num w:numId="77" w16cid:durableId="1099135792">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thị kim cẩm">
    <w15:presenceInfo w15:providerId="Windows Live" w15:userId="6f54931188b1a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08C3"/>
    <w:rsid w:val="00016A25"/>
    <w:rsid w:val="00030AEF"/>
    <w:rsid w:val="00054977"/>
    <w:rsid w:val="0006269E"/>
    <w:rsid w:val="00065841"/>
    <w:rsid w:val="00067344"/>
    <w:rsid w:val="00070FD9"/>
    <w:rsid w:val="00071479"/>
    <w:rsid w:val="00092CC5"/>
    <w:rsid w:val="00094908"/>
    <w:rsid w:val="00096C50"/>
    <w:rsid w:val="000A332D"/>
    <w:rsid w:val="000A5593"/>
    <w:rsid w:val="000A5FD0"/>
    <w:rsid w:val="000B0778"/>
    <w:rsid w:val="000C5035"/>
    <w:rsid w:val="000C64A5"/>
    <w:rsid w:val="000F32B9"/>
    <w:rsid w:val="001000EC"/>
    <w:rsid w:val="00107AFC"/>
    <w:rsid w:val="00124CAE"/>
    <w:rsid w:val="001251EE"/>
    <w:rsid w:val="00132DA6"/>
    <w:rsid w:val="00153FF5"/>
    <w:rsid w:val="001557CB"/>
    <w:rsid w:val="00161311"/>
    <w:rsid w:val="00165E5A"/>
    <w:rsid w:val="00182418"/>
    <w:rsid w:val="001B2CE0"/>
    <w:rsid w:val="001D73E3"/>
    <w:rsid w:val="001F3346"/>
    <w:rsid w:val="001F62EF"/>
    <w:rsid w:val="0021399A"/>
    <w:rsid w:val="00225B2D"/>
    <w:rsid w:val="0022765A"/>
    <w:rsid w:val="00232EA6"/>
    <w:rsid w:val="002605FB"/>
    <w:rsid w:val="00265D3A"/>
    <w:rsid w:val="00275B23"/>
    <w:rsid w:val="00290CC8"/>
    <w:rsid w:val="002B18A0"/>
    <w:rsid w:val="002C6FEB"/>
    <w:rsid w:val="002D00D4"/>
    <w:rsid w:val="002E78CB"/>
    <w:rsid w:val="002F271E"/>
    <w:rsid w:val="003129B4"/>
    <w:rsid w:val="00314A96"/>
    <w:rsid w:val="003460BC"/>
    <w:rsid w:val="00370869"/>
    <w:rsid w:val="0037785E"/>
    <w:rsid w:val="00383980"/>
    <w:rsid w:val="00385274"/>
    <w:rsid w:val="003A01BE"/>
    <w:rsid w:val="003A09F1"/>
    <w:rsid w:val="003B2F8F"/>
    <w:rsid w:val="003B478C"/>
    <w:rsid w:val="003B6384"/>
    <w:rsid w:val="003B6A2C"/>
    <w:rsid w:val="003C0F4E"/>
    <w:rsid w:val="003C5405"/>
    <w:rsid w:val="003C6EFC"/>
    <w:rsid w:val="003D1BA7"/>
    <w:rsid w:val="003E6DA7"/>
    <w:rsid w:val="003F2A53"/>
    <w:rsid w:val="004221DE"/>
    <w:rsid w:val="004314A8"/>
    <w:rsid w:val="0043150C"/>
    <w:rsid w:val="004325B1"/>
    <w:rsid w:val="00441518"/>
    <w:rsid w:val="004743F5"/>
    <w:rsid w:val="00492E63"/>
    <w:rsid w:val="004976C5"/>
    <w:rsid w:val="004A0149"/>
    <w:rsid w:val="004A519C"/>
    <w:rsid w:val="004F1A79"/>
    <w:rsid w:val="004F2743"/>
    <w:rsid w:val="005208FD"/>
    <w:rsid w:val="005215C4"/>
    <w:rsid w:val="005360C4"/>
    <w:rsid w:val="00554C5B"/>
    <w:rsid w:val="00565591"/>
    <w:rsid w:val="00583596"/>
    <w:rsid w:val="00596AE8"/>
    <w:rsid w:val="005A05B5"/>
    <w:rsid w:val="005F0403"/>
    <w:rsid w:val="005F6B20"/>
    <w:rsid w:val="006041BE"/>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C1AFE"/>
    <w:rsid w:val="006D6807"/>
    <w:rsid w:val="00714008"/>
    <w:rsid w:val="0072105D"/>
    <w:rsid w:val="007249F1"/>
    <w:rsid w:val="00747E11"/>
    <w:rsid w:val="00764B86"/>
    <w:rsid w:val="00766AE3"/>
    <w:rsid w:val="00775A8F"/>
    <w:rsid w:val="00783F7D"/>
    <w:rsid w:val="007863D7"/>
    <w:rsid w:val="007A607B"/>
    <w:rsid w:val="007B3C7E"/>
    <w:rsid w:val="007B5736"/>
    <w:rsid w:val="007C0634"/>
    <w:rsid w:val="007C08B6"/>
    <w:rsid w:val="00812D77"/>
    <w:rsid w:val="00822B89"/>
    <w:rsid w:val="008253D0"/>
    <w:rsid w:val="00832AB5"/>
    <w:rsid w:val="00856666"/>
    <w:rsid w:val="00856EC9"/>
    <w:rsid w:val="00865153"/>
    <w:rsid w:val="008718A3"/>
    <w:rsid w:val="008724BE"/>
    <w:rsid w:val="00886732"/>
    <w:rsid w:val="0089123D"/>
    <w:rsid w:val="00897B26"/>
    <w:rsid w:val="008A16AF"/>
    <w:rsid w:val="008B0C3B"/>
    <w:rsid w:val="008C493A"/>
    <w:rsid w:val="008C73CF"/>
    <w:rsid w:val="00930023"/>
    <w:rsid w:val="00930F02"/>
    <w:rsid w:val="0093100A"/>
    <w:rsid w:val="00932FDE"/>
    <w:rsid w:val="009432FD"/>
    <w:rsid w:val="00950AF9"/>
    <w:rsid w:val="00950F25"/>
    <w:rsid w:val="0097157C"/>
    <w:rsid w:val="009A024A"/>
    <w:rsid w:val="009A2C51"/>
    <w:rsid w:val="009A2F80"/>
    <w:rsid w:val="009A44A0"/>
    <w:rsid w:val="009E4D88"/>
    <w:rsid w:val="00A321ED"/>
    <w:rsid w:val="00A451B9"/>
    <w:rsid w:val="00A47232"/>
    <w:rsid w:val="00A5405D"/>
    <w:rsid w:val="00A7635D"/>
    <w:rsid w:val="00A824D7"/>
    <w:rsid w:val="00A86FC2"/>
    <w:rsid w:val="00A87569"/>
    <w:rsid w:val="00A87B84"/>
    <w:rsid w:val="00A96348"/>
    <w:rsid w:val="00AA235B"/>
    <w:rsid w:val="00AA7622"/>
    <w:rsid w:val="00AC5793"/>
    <w:rsid w:val="00AD1B25"/>
    <w:rsid w:val="00AD3FA4"/>
    <w:rsid w:val="00AE170F"/>
    <w:rsid w:val="00AF244B"/>
    <w:rsid w:val="00AF33CA"/>
    <w:rsid w:val="00B05838"/>
    <w:rsid w:val="00B23A6E"/>
    <w:rsid w:val="00B34D72"/>
    <w:rsid w:val="00B85DBB"/>
    <w:rsid w:val="00B8788B"/>
    <w:rsid w:val="00B93ADA"/>
    <w:rsid w:val="00B96E16"/>
    <w:rsid w:val="00BD2C73"/>
    <w:rsid w:val="00C04A69"/>
    <w:rsid w:val="00C1091D"/>
    <w:rsid w:val="00C17E67"/>
    <w:rsid w:val="00C21AB5"/>
    <w:rsid w:val="00C40B4A"/>
    <w:rsid w:val="00C710B6"/>
    <w:rsid w:val="00C76F89"/>
    <w:rsid w:val="00C87622"/>
    <w:rsid w:val="00C978EE"/>
    <w:rsid w:val="00CA44C6"/>
    <w:rsid w:val="00CB1DB0"/>
    <w:rsid w:val="00CD3FF0"/>
    <w:rsid w:val="00CD51FB"/>
    <w:rsid w:val="00CF2F6F"/>
    <w:rsid w:val="00D16025"/>
    <w:rsid w:val="00D36865"/>
    <w:rsid w:val="00D414C3"/>
    <w:rsid w:val="00D51FEF"/>
    <w:rsid w:val="00D732E5"/>
    <w:rsid w:val="00D83223"/>
    <w:rsid w:val="00D87956"/>
    <w:rsid w:val="00DB409E"/>
    <w:rsid w:val="00DB5D3B"/>
    <w:rsid w:val="00DC43AE"/>
    <w:rsid w:val="00DC4AEA"/>
    <w:rsid w:val="00DC7F7B"/>
    <w:rsid w:val="00DD2556"/>
    <w:rsid w:val="00DE1EB7"/>
    <w:rsid w:val="00E3081B"/>
    <w:rsid w:val="00E30F5D"/>
    <w:rsid w:val="00E355BD"/>
    <w:rsid w:val="00E371FC"/>
    <w:rsid w:val="00E441B0"/>
    <w:rsid w:val="00E52EC4"/>
    <w:rsid w:val="00E76D31"/>
    <w:rsid w:val="00E90662"/>
    <w:rsid w:val="00EB739D"/>
    <w:rsid w:val="00EC4C3C"/>
    <w:rsid w:val="00ED333A"/>
    <w:rsid w:val="00ED5C24"/>
    <w:rsid w:val="00F02231"/>
    <w:rsid w:val="00F04842"/>
    <w:rsid w:val="00F06EA8"/>
    <w:rsid w:val="00F21738"/>
    <w:rsid w:val="00F51ADC"/>
    <w:rsid w:val="00F90BB7"/>
    <w:rsid w:val="00FA58EB"/>
    <w:rsid w:val="00FD2715"/>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 w:type="paragraph" w:styleId="Revision">
    <w:name w:val="Revision"/>
    <w:hidden/>
    <w:uiPriority w:val="99"/>
    <w:semiHidden/>
    <w:rsid w:val="003B63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7353502">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1275506">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6192150">
      <w:bodyDiv w:val="1"/>
      <w:marLeft w:val="0"/>
      <w:marRight w:val="0"/>
      <w:marTop w:val="0"/>
      <w:marBottom w:val="0"/>
      <w:divBdr>
        <w:top w:val="none" w:sz="0" w:space="0" w:color="auto"/>
        <w:left w:val="none" w:sz="0" w:space="0" w:color="auto"/>
        <w:bottom w:val="none" w:sz="0" w:space="0" w:color="auto"/>
        <w:right w:val="none" w:sz="0" w:space="0" w:color="auto"/>
      </w:divBdr>
      <w:divsChild>
        <w:div w:id="1324813607">
          <w:marLeft w:val="0"/>
          <w:marRight w:val="0"/>
          <w:marTop w:val="0"/>
          <w:marBottom w:val="0"/>
          <w:divBdr>
            <w:top w:val="none" w:sz="0" w:space="0" w:color="auto"/>
            <w:left w:val="none" w:sz="0" w:space="0" w:color="auto"/>
            <w:bottom w:val="none" w:sz="0" w:space="0" w:color="auto"/>
            <w:right w:val="none" w:sz="0" w:space="0" w:color="auto"/>
          </w:divBdr>
          <w:divsChild>
            <w:div w:id="56251820">
              <w:marLeft w:val="0"/>
              <w:marRight w:val="0"/>
              <w:marTop w:val="0"/>
              <w:marBottom w:val="0"/>
              <w:divBdr>
                <w:top w:val="none" w:sz="0" w:space="0" w:color="auto"/>
                <w:left w:val="none" w:sz="0" w:space="0" w:color="auto"/>
                <w:bottom w:val="none" w:sz="0" w:space="0" w:color="auto"/>
                <w:right w:val="none" w:sz="0" w:space="0" w:color="auto"/>
              </w:divBdr>
              <w:divsChild>
                <w:div w:id="2121027980">
                  <w:marLeft w:val="0"/>
                  <w:marRight w:val="0"/>
                  <w:marTop w:val="0"/>
                  <w:marBottom w:val="0"/>
                  <w:divBdr>
                    <w:top w:val="none" w:sz="0" w:space="0" w:color="auto"/>
                    <w:left w:val="none" w:sz="0" w:space="0" w:color="auto"/>
                    <w:bottom w:val="none" w:sz="0" w:space="0" w:color="auto"/>
                    <w:right w:val="none" w:sz="0" w:space="0" w:color="auto"/>
                  </w:divBdr>
                  <w:divsChild>
                    <w:div w:id="1913003764">
                      <w:marLeft w:val="0"/>
                      <w:marRight w:val="0"/>
                      <w:marTop w:val="0"/>
                      <w:marBottom w:val="0"/>
                      <w:divBdr>
                        <w:top w:val="none" w:sz="0" w:space="0" w:color="auto"/>
                        <w:left w:val="none" w:sz="0" w:space="0" w:color="auto"/>
                        <w:bottom w:val="none" w:sz="0" w:space="0" w:color="auto"/>
                        <w:right w:val="none" w:sz="0" w:space="0" w:color="auto"/>
                      </w:divBdr>
                      <w:divsChild>
                        <w:div w:id="89477232">
                          <w:marLeft w:val="0"/>
                          <w:marRight w:val="0"/>
                          <w:marTop w:val="0"/>
                          <w:marBottom w:val="0"/>
                          <w:divBdr>
                            <w:top w:val="none" w:sz="0" w:space="0" w:color="auto"/>
                            <w:left w:val="none" w:sz="0" w:space="0" w:color="auto"/>
                            <w:bottom w:val="none" w:sz="0" w:space="0" w:color="auto"/>
                            <w:right w:val="none" w:sz="0" w:space="0" w:color="auto"/>
                          </w:divBdr>
                          <w:divsChild>
                            <w:div w:id="2302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6514155">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57163729">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566088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017479">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3687425">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056608">
      <w:bodyDiv w:val="1"/>
      <w:marLeft w:val="0"/>
      <w:marRight w:val="0"/>
      <w:marTop w:val="0"/>
      <w:marBottom w:val="0"/>
      <w:divBdr>
        <w:top w:val="none" w:sz="0" w:space="0" w:color="auto"/>
        <w:left w:val="none" w:sz="0" w:space="0" w:color="auto"/>
        <w:bottom w:val="none" w:sz="0" w:space="0" w:color="auto"/>
        <w:right w:val="none" w:sz="0" w:space="0" w:color="auto"/>
      </w:divBdr>
      <w:divsChild>
        <w:div w:id="667833469">
          <w:marLeft w:val="0"/>
          <w:marRight w:val="0"/>
          <w:marTop w:val="0"/>
          <w:marBottom w:val="0"/>
          <w:divBdr>
            <w:top w:val="none" w:sz="0" w:space="0" w:color="auto"/>
            <w:left w:val="none" w:sz="0" w:space="0" w:color="auto"/>
            <w:bottom w:val="none" w:sz="0" w:space="0" w:color="auto"/>
            <w:right w:val="none" w:sz="0" w:space="0" w:color="auto"/>
          </w:divBdr>
          <w:divsChild>
            <w:div w:id="2045476006">
              <w:marLeft w:val="0"/>
              <w:marRight w:val="0"/>
              <w:marTop w:val="0"/>
              <w:marBottom w:val="0"/>
              <w:divBdr>
                <w:top w:val="none" w:sz="0" w:space="0" w:color="auto"/>
                <w:left w:val="none" w:sz="0" w:space="0" w:color="auto"/>
                <w:bottom w:val="none" w:sz="0" w:space="0" w:color="auto"/>
                <w:right w:val="none" w:sz="0" w:space="0" w:color="auto"/>
              </w:divBdr>
              <w:divsChild>
                <w:div w:id="963389733">
                  <w:marLeft w:val="0"/>
                  <w:marRight w:val="0"/>
                  <w:marTop w:val="0"/>
                  <w:marBottom w:val="0"/>
                  <w:divBdr>
                    <w:top w:val="none" w:sz="0" w:space="0" w:color="auto"/>
                    <w:left w:val="none" w:sz="0" w:space="0" w:color="auto"/>
                    <w:bottom w:val="none" w:sz="0" w:space="0" w:color="auto"/>
                    <w:right w:val="none" w:sz="0" w:space="0" w:color="auto"/>
                  </w:divBdr>
                  <w:divsChild>
                    <w:div w:id="328485551">
                      <w:marLeft w:val="0"/>
                      <w:marRight w:val="0"/>
                      <w:marTop w:val="0"/>
                      <w:marBottom w:val="0"/>
                      <w:divBdr>
                        <w:top w:val="none" w:sz="0" w:space="0" w:color="auto"/>
                        <w:left w:val="none" w:sz="0" w:space="0" w:color="auto"/>
                        <w:bottom w:val="none" w:sz="0" w:space="0" w:color="auto"/>
                        <w:right w:val="none" w:sz="0" w:space="0" w:color="auto"/>
                      </w:divBdr>
                      <w:divsChild>
                        <w:div w:id="809857956">
                          <w:marLeft w:val="0"/>
                          <w:marRight w:val="0"/>
                          <w:marTop w:val="0"/>
                          <w:marBottom w:val="0"/>
                          <w:divBdr>
                            <w:top w:val="none" w:sz="0" w:space="0" w:color="auto"/>
                            <w:left w:val="none" w:sz="0" w:space="0" w:color="auto"/>
                            <w:bottom w:val="none" w:sz="0" w:space="0" w:color="auto"/>
                            <w:right w:val="none" w:sz="0" w:space="0" w:color="auto"/>
                          </w:divBdr>
                          <w:divsChild>
                            <w:div w:id="8304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5979745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singchildren.net.a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2025-05-10T01:24:00Z</cp:lastPrinted>
  <dcterms:created xsi:type="dcterms:W3CDTF">2026-05-07T09:04:00Z</dcterms:created>
  <dcterms:modified xsi:type="dcterms:W3CDTF">2026-06-05T11:15:00Z</dcterms:modified>
</cp:coreProperties>
</file>