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C4E8" w14:textId="139B377B" w:rsidR="000B089F" w:rsidRPr="00B556E2" w:rsidRDefault="004D48F5" w:rsidP="00A85C8D">
      <w:pPr>
        <w:pStyle w:val="NormalWeb"/>
        <w:spacing w:before="0" w:beforeAutospacing="0" w:after="0" w:afterAutospacing="0" w:line="276" w:lineRule="auto"/>
        <w:jc w:val="center"/>
        <w:rPr>
          <w:b/>
          <w:bCs/>
          <w:iCs/>
          <w:color w:val="FF0000"/>
          <w:sz w:val="28"/>
          <w:szCs w:val="28"/>
        </w:rPr>
      </w:pPr>
      <w:r w:rsidRPr="00B556E2">
        <w:rPr>
          <w:b/>
          <w:bCs/>
          <w:iCs/>
          <w:color w:val="FF0000"/>
          <w:sz w:val="28"/>
          <w:szCs w:val="28"/>
        </w:rPr>
        <w:t>TEST 1 (Date:………………….)</w:t>
      </w:r>
    </w:p>
    <w:p w14:paraId="19BA1720" w14:textId="77777777" w:rsidR="004D48F5" w:rsidRPr="00B556E2" w:rsidRDefault="004D48F5" w:rsidP="00A85C8D">
      <w:pPr>
        <w:spacing w:after="0"/>
        <w:rPr>
          <w:rFonts w:ascii="Times New Roman" w:eastAsia="Times New Roman" w:hAnsi="Times New Roman" w:cs="Times New Roman"/>
          <w:bCs/>
          <w:i/>
          <w:sz w:val="28"/>
          <w:szCs w:val="28"/>
        </w:rPr>
      </w:pPr>
      <w:r w:rsidRPr="00B556E2">
        <w:rPr>
          <w:rFonts w:ascii="Times New Roman" w:eastAsia="Times New Roman" w:hAnsi="Times New Roman" w:cs="Times New Roman"/>
          <w:b/>
          <w:bCs/>
          <w:i/>
          <w:sz w:val="28"/>
          <w:szCs w:val="28"/>
        </w:rPr>
        <w:t>PART A: PHONETICS</w:t>
      </w:r>
      <w:r w:rsidRPr="00B556E2">
        <w:rPr>
          <w:rFonts w:ascii="Times New Roman" w:hAnsi="Times New Roman" w:cs="Times New Roman"/>
          <w:b/>
          <w:sz w:val="28"/>
          <w:szCs w:val="28"/>
        </w:rPr>
        <w:t>(1,0 pt)</w:t>
      </w:r>
    </w:p>
    <w:p w14:paraId="60836189" w14:textId="4A1ADB62" w:rsidR="004D48F5" w:rsidRPr="00B556E2" w:rsidRDefault="004D48F5" w:rsidP="00A85C8D">
      <w:pPr>
        <w:spacing w:after="0"/>
        <w:rPr>
          <w:rFonts w:ascii="Times New Roman" w:eastAsia="Times New Roman" w:hAnsi="Times New Roman" w:cs="Times New Roman"/>
          <w:b/>
          <w:bCs/>
          <w:iCs/>
          <w:sz w:val="28"/>
          <w:szCs w:val="28"/>
        </w:rPr>
      </w:pPr>
      <w:r w:rsidRPr="00B556E2">
        <w:rPr>
          <w:rFonts w:ascii="Times New Roman" w:eastAsia="Times New Roman" w:hAnsi="Times New Roman" w:cs="Times New Roman"/>
          <w:b/>
          <w:bCs/>
          <w:iCs/>
          <w:sz w:val="28"/>
          <w:szCs w:val="28"/>
        </w:rPr>
        <w:t>Section I. Choose the word that has the underlined letter(s) pronounced differently from that of the others.</w:t>
      </w:r>
    </w:p>
    <w:p w14:paraId="27611B0F" w14:textId="69EA6722"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book</w:t>
      </w:r>
      <w:r w:rsidRPr="00B556E2">
        <w:rPr>
          <w:iCs/>
          <w:color w:val="000000"/>
          <w:sz w:val="28"/>
          <w:szCs w:val="28"/>
          <w:u w:val="single"/>
        </w:rPr>
        <w:t>s</w:t>
      </w:r>
      <w:r w:rsidRPr="00B556E2">
        <w:rPr>
          <w:iCs/>
          <w:color w:val="000000"/>
          <w:sz w:val="28"/>
          <w:szCs w:val="28"/>
        </w:rPr>
        <w:t>                B. root</w:t>
      </w:r>
      <w:r w:rsidRPr="00B556E2">
        <w:rPr>
          <w:iCs/>
          <w:color w:val="000000"/>
          <w:sz w:val="28"/>
          <w:szCs w:val="28"/>
          <w:u w:val="single"/>
        </w:rPr>
        <w:t>s</w:t>
      </w:r>
      <w:r w:rsidRPr="00B556E2">
        <w:rPr>
          <w:iCs/>
          <w:color w:val="000000"/>
          <w:sz w:val="28"/>
          <w:szCs w:val="28"/>
        </w:rPr>
        <w:t>                </w:t>
      </w:r>
      <w:r w:rsidRPr="00A6037E">
        <w:rPr>
          <w:bCs/>
          <w:i/>
          <w:color w:val="000000" w:themeColor="text1"/>
          <w:sz w:val="28"/>
          <w:szCs w:val="28"/>
        </w:rPr>
        <w:t>C. ball</w:t>
      </w:r>
      <w:r w:rsidRPr="00A6037E">
        <w:rPr>
          <w:bCs/>
          <w:i/>
          <w:color w:val="000000" w:themeColor="text1"/>
          <w:sz w:val="28"/>
          <w:szCs w:val="28"/>
          <w:u w:val="single"/>
        </w:rPr>
        <w:t>s</w:t>
      </w:r>
      <w:r w:rsidRPr="00A6037E">
        <w:rPr>
          <w:i/>
          <w:color w:val="000000"/>
          <w:sz w:val="28"/>
          <w:szCs w:val="28"/>
        </w:rPr>
        <w:t>                        </w:t>
      </w:r>
      <w:r w:rsidRPr="00B556E2">
        <w:rPr>
          <w:iCs/>
          <w:color w:val="000000"/>
          <w:sz w:val="28"/>
          <w:szCs w:val="28"/>
        </w:rPr>
        <w:t>D. hope</w:t>
      </w:r>
      <w:r w:rsidRPr="00B556E2">
        <w:rPr>
          <w:iCs/>
          <w:color w:val="000000"/>
          <w:sz w:val="28"/>
          <w:szCs w:val="28"/>
          <w:u w:val="single"/>
        </w:rPr>
        <w:t>s</w:t>
      </w:r>
    </w:p>
    <w:p w14:paraId="5357DC4D" w14:textId="035F11C7"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w:t>
      </w:r>
      <w:r w:rsidRPr="00B556E2">
        <w:rPr>
          <w:iCs/>
          <w:color w:val="000000"/>
          <w:sz w:val="28"/>
          <w:szCs w:val="28"/>
          <w:u w:val="single"/>
        </w:rPr>
        <w:t>g</w:t>
      </w:r>
      <w:r w:rsidRPr="00B556E2">
        <w:rPr>
          <w:iCs/>
          <w:color w:val="000000"/>
          <w:sz w:val="28"/>
          <w:szCs w:val="28"/>
        </w:rPr>
        <w:t>ossip                </w:t>
      </w:r>
      <w:r w:rsidRPr="00A6037E">
        <w:rPr>
          <w:bCs/>
          <w:i/>
          <w:color w:val="000000" w:themeColor="text1"/>
          <w:sz w:val="28"/>
          <w:szCs w:val="28"/>
        </w:rPr>
        <w:t>B. </w:t>
      </w:r>
      <w:r w:rsidRPr="00A6037E">
        <w:rPr>
          <w:bCs/>
          <w:i/>
          <w:color w:val="000000" w:themeColor="text1"/>
          <w:sz w:val="28"/>
          <w:szCs w:val="28"/>
          <w:u w:val="single"/>
        </w:rPr>
        <w:t>g</w:t>
      </w:r>
      <w:r w:rsidRPr="00A6037E">
        <w:rPr>
          <w:bCs/>
          <w:i/>
          <w:color w:val="000000" w:themeColor="text1"/>
          <w:sz w:val="28"/>
          <w:szCs w:val="28"/>
        </w:rPr>
        <w:t>ently</w:t>
      </w:r>
      <w:r w:rsidRPr="00B556E2">
        <w:rPr>
          <w:iCs/>
          <w:color w:val="000000"/>
          <w:sz w:val="28"/>
          <w:szCs w:val="28"/>
        </w:rPr>
        <w:t>                C. </w:t>
      </w:r>
      <w:r w:rsidRPr="00B556E2">
        <w:rPr>
          <w:iCs/>
          <w:color w:val="000000"/>
          <w:sz w:val="28"/>
          <w:szCs w:val="28"/>
          <w:u w:val="single"/>
        </w:rPr>
        <w:t>g</w:t>
      </w:r>
      <w:r w:rsidRPr="00B556E2">
        <w:rPr>
          <w:iCs/>
          <w:color w:val="000000"/>
          <w:sz w:val="28"/>
          <w:szCs w:val="28"/>
        </w:rPr>
        <w:t>arage                D. </w:t>
      </w:r>
      <w:r w:rsidRPr="00B556E2">
        <w:rPr>
          <w:iCs/>
          <w:color w:val="000000"/>
          <w:sz w:val="28"/>
          <w:szCs w:val="28"/>
          <w:u w:val="single"/>
        </w:rPr>
        <w:t>g</w:t>
      </w:r>
      <w:r w:rsidRPr="00B556E2">
        <w:rPr>
          <w:iCs/>
          <w:color w:val="000000"/>
          <w:sz w:val="28"/>
          <w:szCs w:val="28"/>
        </w:rPr>
        <w:t>raduated</w:t>
      </w:r>
    </w:p>
    <w:p w14:paraId="6B066FF3" w14:textId="77777777" w:rsidR="004D48F5" w:rsidRPr="00B556E2" w:rsidRDefault="004D48F5" w:rsidP="00A85C8D">
      <w:pPr>
        <w:spacing w:after="0"/>
        <w:rPr>
          <w:rFonts w:ascii="Times New Roman" w:eastAsia="Times New Roman" w:hAnsi="Times New Roman" w:cs="Times New Roman"/>
          <w:b/>
          <w:bCs/>
          <w:iCs/>
          <w:sz w:val="28"/>
          <w:szCs w:val="28"/>
        </w:rPr>
      </w:pPr>
      <w:r w:rsidRPr="00B556E2">
        <w:rPr>
          <w:rFonts w:ascii="Times New Roman" w:eastAsia="Times New Roman" w:hAnsi="Times New Roman" w:cs="Times New Roman"/>
          <w:b/>
          <w:bCs/>
          <w:iCs/>
          <w:sz w:val="28"/>
          <w:szCs w:val="28"/>
        </w:rPr>
        <w:t>Section II. Choose the word with the main stress placed differently from that of the others in each group.</w:t>
      </w:r>
    </w:p>
    <w:p w14:paraId="04FEDAC5" w14:textId="4FAB5D95"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alive                </w:t>
      </w:r>
      <w:r w:rsidRPr="00A6037E">
        <w:rPr>
          <w:bCs/>
          <w:i/>
          <w:color w:val="000000" w:themeColor="text1"/>
          <w:sz w:val="28"/>
          <w:szCs w:val="28"/>
        </w:rPr>
        <w:t>B. ancient</w:t>
      </w:r>
      <w:r w:rsidRPr="00B556E2">
        <w:rPr>
          <w:iCs/>
          <w:color w:val="000000"/>
          <w:sz w:val="28"/>
          <w:szCs w:val="28"/>
        </w:rPr>
        <w:t>                C. attack                D. supply</w:t>
      </w:r>
    </w:p>
    <w:p w14:paraId="59425870" w14:textId="3B65D3E2" w:rsidR="004D48F5"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deductive        B. considerate        C. experiment                </w:t>
      </w:r>
      <w:r w:rsidRPr="00A6037E">
        <w:rPr>
          <w:bCs/>
          <w:i/>
          <w:color w:val="000000" w:themeColor="text1"/>
          <w:sz w:val="28"/>
          <w:szCs w:val="28"/>
        </w:rPr>
        <w:t>D. relative</w:t>
      </w:r>
    </w:p>
    <w:p w14:paraId="1743CD01" w14:textId="77777777" w:rsidR="004D48F5" w:rsidRPr="00B556E2" w:rsidRDefault="004D48F5" w:rsidP="00A85C8D">
      <w:pPr>
        <w:spacing w:after="0"/>
        <w:rPr>
          <w:rFonts w:ascii="Times New Roman" w:hAnsi="Times New Roman" w:cs="Times New Roman"/>
          <w:b/>
          <w:sz w:val="28"/>
          <w:szCs w:val="28"/>
          <w:lang w:bidi="en-US"/>
        </w:rPr>
      </w:pPr>
      <w:r w:rsidRPr="00B556E2">
        <w:rPr>
          <w:rFonts w:ascii="Times New Roman" w:hAnsi="Times New Roman" w:cs="Times New Roman"/>
          <w:b/>
          <w:sz w:val="28"/>
          <w:szCs w:val="28"/>
          <w:lang w:bidi="en-US"/>
        </w:rPr>
        <w:t>PART B: STRUCTURES AND VOCABULARY (3,0 pt)</w:t>
      </w:r>
    </w:p>
    <w:p w14:paraId="1486ED21" w14:textId="4C7E470A" w:rsidR="004D48F5" w:rsidRPr="00B556E2" w:rsidRDefault="004D48F5" w:rsidP="00A85C8D">
      <w:pPr>
        <w:spacing w:after="0"/>
        <w:rPr>
          <w:rFonts w:ascii="Times New Roman" w:hAnsi="Times New Roman" w:cs="Times New Roman"/>
          <w:bCs/>
          <w:sz w:val="28"/>
          <w:szCs w:val="28"/>
          <w:lang w:bidi="en-US"/>
        </w:rPr>
      </w:pPr>
      <w:r w:rsidRPr="00B556E2">
        <w:rPr>
          <w:rFonts w:ascii="Times New Roman" w:hAnsi="Times New Roman" w:cs="Times New Roman"/>
          <w:b/>
          <w:bCs/>
          <w:sz w:val="28"/>
          <w:szCs w:val="28"/>
          <w:lang w:bidi="en-US"/>
        </w:rPr>
        <w:t>Section I. Choose the letter A, B, C, or D to indicate the correct answer to each of the following questions</w:t>
      </w:r>
      <w:r w:rsidRPr="00B556E2">
        <w:rPr>
          <w:rFonts w:ascii="Times New Roman" w:hAnsi="Times New Roman" w:cs="Times New Roman"/>
          <w:bCs/>
          <w:sz w:val="28"/>
          <w:szCs w:val="28"/>
          <w:lang w:bidi="en-US"/>
        </w:rPr>
        <w:t>.</w:t>
      </w:r>
    </w:p>
    <w:p w14:paraId="57EF90B0" w14:textId="23781E7B"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I have had the roof of my house _____________.</w:t>
      </w:r>
    </w:p>
    <w:p w14:paraId="1C8E9E89"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to replace                B. replace                </w:t>
      </w:r>
      <w:r w:rsidRPr="00A6037E">
        <w:rPr>
          <w:bCs/>
          <w:i/>
          <w:color w:val="000000" w:themeColor="text1"/>
          <w:sz w:val="28"/>
          <w:szCs w:val="28"/>
        </w:rPr>
        <w:t>C. replaced</w:t>
      </w:r>
      <w:r w:rsidRPr="00B556E2">
        <w:rPr>
          <w:iCs/>
          <w:color w:val="000000"/>
          <w:sz w:val="28"/>
          <w:szCs w:val="28"/>
        </w:rPr>
        <w:t>                D. been replaced</w:t>
      </w:r>
    </w:p>
    <w:p w14:paraId="2664A525" w14:textId="54C6DE0A"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Due to severe weather conditions, they had to wait long hours _____________ the airport.</w:t>
      </w:r>
    </w:p>
    <w:p w14:paraId="7E2038D5"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in                        </w:t>
      </w:r>
      <w:r w:rsidRPr="00A6037E">
        <w:rPr>
          <w:bCs/>
          <w:i/>
          <w:color w:val="000000" w:themeColor="text1"/>
          <w:sz w:val="28"/>
          <w:szCs w:val="28"/>
        </w:rPr>
        <w:t>B. at</w:t>
      </w:r>
      <w:r w:rsidRPr="00B556E2">
        <w:rPr>
          <w:iCs/>
          <w:color w:val="000000"/>
          <w:sz w:val="28"/>
          <w:szCs w:val="28"/>
        </w:rPr>
        <w:t>                        C. from                        D. on</w:t>
      </w:r>
    </w:p>
    <w:p w14:paraId="35312CA7" w14:textId="6C410CBB"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What beautiful eyes _____________!</w:t>
      </w:r>
    </w:p>
    <w:p w14:paraId="296E700A" w14:textId="059D46A8" w:rsidR="004D48F5"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does she have        </w:t>
      </w:r>
      <w:r w:rsidRPr="00A6037E">
        <w:rPr>
          <w:bCs/>
          <w:i/>
          <w:color w:val="000000" w:themeColor="text1"/>
          <w:sz w:val="28"/>
          <w:szCs w:val="28"/>
        </w:rPr>
        <w:t>B. she has</w:t>
      </w:r>
      <w:r w:rsidRPr="00B556E2">
        <w:rPr>
          <w:iCs/>
          <w:color w:val="000000"/>
          <w:sz w:val="28"/>
          <w:szCs w:val="28"/>
        </w:rPr>
        <w:t>                C. has she                D. she doesn’t have</w:t>
      </w:r>
    </w:p>
    <w:p w14:paraId="7D6AEB30" w14:textId="200CE308"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My mother is looking up the number in the telephone _____________.</w:t>
      </w:r>
    </w:p>
    <w:p w14:paraId="09CD815C"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directors                </w:t>
      </w:r>
      <w:r w:rsidRPr="00A6037E">
        <w:rPr>
          <w:i/>
          <w:color w:val="000000"/>
          <w:sz w:val="28"/>
          <w:szCs w:val="28"/>
        </w:rPr>
        <w:t>B. directly</w:t>
      </w:r>
      <w:r w:rsidRPr="00B556E2">
        <w:rPr>
          <w:iCs/>
          <w:color w:val="000000"/>
          <w:sz w:val="28"/>
          <w:szCs w:val="28"/>
        </w:rPr>
        <w:t>                C. direction                </w:t>
      </w:r>
      <w:r w:rsidRPr="00B556E2">
        <w:rPr>
          <w:bCs/>
          <w:iCs/>
          <w:color w:val="000000" w:themeColor="text1"/>
          <w:sz w:val="28"/>
          <w:szCs w:val="28"/>
        </w:rPr>
        <w:t>D. directory</w:t>
      </w:r>
    </w:p>
    <w:p w14:paraId="2BE84FB5" w14:textId="7DAC577F"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I can’t find my wallet, Tom. - Don’t worry. I’ll help you to _____________ it.</w:t>
      </w:r>
    </w:p>
    <w:p w14:paraId="0A46AFD2"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A6037E">
        <w:rPr>
          <w:bCs/>
          <w:i/>
          <w:color w:val="000000" w:themeColor="text1"/>
          <w:sz w:val="28"/>
          <w:szCs w:val="28"/>
        </w:rPr>
        <w:t>A. look for</w:t>
      </w:r>
      <w:r w:rsidRPr="00B556E2">
        <w:rPr>
          <w:iCs/>
          <w:color w:val="000000"/>
          <w:sz w:val="28"/>
          <w:szCs w:val="28"/>
        </w:rPr>
        <w:t>                B. take care of                C. put on                D. turn off</w:t>
      </w:r>
    </w:p>
    <w:p w14:paraId="54D3AF54" w14:textId="65A80953"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I haven’t seen Tom _____________ he got married.</w:t>
      </w:r>
    </w:p>
    <w:p w14:paraId="57FA1184"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before                B. until                        </w:t>
      </w:r>
      <w:r w:rsidRPr="00A6037E">
        <w:rPr>
          <w:bCs/>
          <w:i/>
          <w:color w:val="000000" w:themeColor="text1"/>
          <w:sz w:val="28"/>
          <w:szCs w:val="28"/>
        </w:rPr>
        <w:t>C. since</w:t>
      </w:r>
      <w:r w:rsidRPr="00B556E2">
        <w:rPr>
          <w:iCs/>
          <w:color w:val="000000"/>
          <w:sz w:val="28"/>
          <w:szCs w:val="28"/>
        </w:rPr>
        <w:t>                D. although</w:t>
      </w:r>
    </w:p>
    <w:p w14:paraId="2F7ED34A" w14:textId="32475DA7"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 xml:space="preserve">If Jim _____________ the music so loud, the </w:t>
      </w:r>
      <w:proofErr w:type="spellStart"/>
      <w:r w:rsidRPr="00B556E2">
        <w:rPr>
          <w:iCs/>
          <w:color w:val="000000"/>
          <w:sz w:val="28"/>
          <w:szCs w:val="28"/>
        </w:rPr>
        <w:t>neighbours</w:t>
      </w:r>
      <w:proofErr w:type="spellEnd"/>
      <w:r w:rsidRPr="00B556E2">
        <w:rPr>
          <w:iCs/>
          <w:color w:val="000000"/>
          <w:sz w:val="28"/>
          <w:szCs w:val="28"/>
        </w:rPr>
        <w:t xml:space="preserve"> wouldn’t have called the police.</w:t>
      </w:r>
    </w:p>
    <w:p w14:paraId="2F7C8BA9"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has played                B. didn’t play                C. was playing                </w:t>
      </w:r>
      <w:r w:rsidRPr="00B556E2">
        <w:rPr>
          <w:bCs/>
          <w:iCs/>
          <w:color w:val="000000" w:themeColor="text1"/>
          <w:sz w:val="28"/>
          <w:szCs w:val="28"/>
        </w:rPr>
        <w:t>D</w:t>
      </w:r>
      <w:r w:rsidRPr="00A6037E">
        <w:rPr>
          <w:bCs/>
          <w:i/>
          <w:color w:val="000000" w:themeColor="text1"/>
          <w:sz w:val="28"/>
          <w:szCs w:val="28"/>
        </w:rPr>
        <w:t>. hadn’t played</w:t>
      </w:r>
    </w:p>
    <w:p w14:paraId="58069AB3" w14:textId="6CD0094D"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The children don’t like living in the countryside, _____________?</w:t>
      </w:r>
    </w:p>
    <w:p w14:paraId="1069A9BC"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do the children        B. don’t they                C. don’t the children        </w:t>
      </w:r>
      <w:r w:rsidRPr="00A6037E">
        <w:rPr>
          <w:bCs/>
          <w:i/>
          <w:color w:val="000000" w:themeColor="text1"/>
          <w:sz w:val="28"/>
          <w:szCs w:val="28"/>
        </w:rPr>
        <w:t>D. do they</w:t>
      </w:r>
    </w:p>
    <w:p w14:paraId="52708158" w14:textId="77777777" w:rsidR="00A85C8D" w:rsidRPr="00B556E2" w:rsidRDefault="00A85C8D" w:rsidP="00A85C8D">
      <w:pPr>
        <w:spacing w:after="0"/>
        <w:rPr>
          <w:rFonts w:ascii="Times New Roman" w:hAnsi="Times New Roman" w:cs="Times New Roman"/>
          <w:b/>
          <w:bCs/>
          <w:sz w:val="28"/>
          <w:szCs w:val="28"/>
          <w:lang w:bidi="en-US"/>
        </w:rPr>
      </w:pPr>
      <w:r w:rsidRPr="00B556E2">
        <w:rPr>
          <w:rFonts w:ascii="Times New Roman" w:hAnsi="Times New Roman" w:cs="Times New Roman"/>
          <w:b/>
          <w:bCs/>
          <w:sz w:val="28"/>
          <w:szCs w:val="28"/>
          <w:lang w:bidi="en-US"/>
        </w:rPr>
        <w:t>Section II. Complete each sentence with an appropriate form of the word in brackets.(1pt)</w:t>
      </w:r>
    </w:p>
    <w:p w14:paraId="6B243656" w14:textId="77777777" w:rsidR="00DA63C7" w:rsidRPr="00B556E2" w:rsidRDefault="00DA63C7" w:rsidP="00DA63C7">
      <w:pPr>
        <w:pStyle w:val="NormalWeb"/>
        <w:numPr>
          <w:ilvl w:val="0"/>
          <w:numId w:val="1"/>
        </w:numPr>
        <w:spacing w:before="0" w:beforeAutospacing="0" w:after="0" w:afterAutospacing="0" w:line="276" w:lineRule="auto"/>
        <w:jc w:val="both"/>
        <w:rPr>
          <w:iCs/>
          <w:color w:val="000000"/>
          <w:sz w:val="28"/>
          <w:szCs w:val="28"/>
        </w:rPr>
      </w:pPr>
      <w:r w:rsidRPr="00B556E2">
        <w:rPr>
          <w:sz w:val="28"/>
          <w:szCs w:val="28"/>
        </w:rPr>
        <w:t xml:space="preserve">He __________ home safely yesterday. </w:t>
      </w:r>
      <w:r w:rsidRPr="00B556E2">
        <w:rPr>
          <w:b/>
          <w:bCs/>
          <w:sz w:val="28"/>
          <w:szCs w:val="28"/>
        </w:rPr>
        <w:t xml:space="preserve">(ARRIVAL) </w:t>
      </w:r>
      <w:r w:rsidRPr="00B556E2">
        <w:rPr>
          <w:b/>
          <w:bCs/>
          <w:sz w:val="28"/>
          <w:szCs w:val="28"/>
          <w:highlight w:val="yellow"/>
        </w:rPr>
        <w:t>arrived</w:t>
      </w:r>
    </w:p>
    <w:p w14:paraId="531C9370" w14:textId="41965737" w:rsidR="00DA63C7" w:rsidRPr="00B556E2" w:rsidRDefault="00DA63C7" w:rsidP="00DA63C7">
      <w:pPr>
        <w:pStyle w:val="NormalWeb"/>
        <w:numPr>
          <w:ilvl w:val="0"/>
          <w:numId w:val="1"/>
        </w:numPr>
        <w:spacing w:before="0" w:beforeAutospacing="0" w:after="0" w:afterAutospacing="0" w:line="276" w:lineRule="auto"/>
        <w:jc w:val="both"/>
        <w:rPr>
          <w:iCs/>
          <w:color w:val="000000"/>
          <w:sz w:val="28"/>
          <w:szCs w:val="28"/>
        </w:rPr>
      </w:pPr>
      <w:r w:rsidRPr="00B556E2">
        <w:rPr>
          <w:sz w:val="28"/>
          <w:szCs w:val="28"/>
        </w:rPr>
        <w:t xml:space="preserve">__________ is thought to be the main cause of land erosion. </w:t>
      </w:r>
      <w:r w:rsidRPr="00B556E2">
        <w:rPr>
          <w:b/>
          <w:bCs/>
          <w:sz w:val="28"/>
          <w:szCs w:val="28"/>
        </w:rPr>
        <w:t xml:space="preserve">(FOREST) </w:t>
      </w:r>
      <w:r w:rsidRPr="00B556E2">
        <w:rPr>
          <w:b/>
          <w:bCs/>
          <w:sz w:val="28"/>
          <w:szCs w:val="28"/>
          <w:highlight w:val="yellow"/>
        </w:rPr>
        <w:t>deforestation</w:t>
      </w:r>
      <w:r w:rsidRPr="00B556E2">
        <w:rPr>
          <w:b/>
          <w:bCs/>
          <w:iCs/>
          <w:color w:val="000000"/>
          <w:sz w:val="28"/>
          <w:szCs w:val="28"/>
        </w:rPr>
        <w:t xml:space="preserve"> </w:t>
      </w:r>
    </w:p>
    <w:p w14:paraId="4AABE65C" w14:textId="531AD23D" w:rsidR="00CD2C0C" w:rsidRDefault="00CD2C0C" w:rsidP="00CD2C0C">
      <w:pPr>
        <w:pStyle w:val="NormalWeb"/>
        <w:numPr>
          <w:ilvl w:val="0"/>
          <w:numId w:val="1"/>
        </w:numPr>
        <w:shd w:val="clear" w:color="auto" w:fill="FFFFFF"/>
        <w:spacing w:before="0" w:beforeAutospacing="0" w:after="0" w:afterAutospacing="0" w:line="276" w:lineRule="auto"/>
        <w:rPr>
          <w:sz w:val="28"/>
          <w:szCs w:val="28"/>
        </w:rPr>
      </w:pPr>
      <w:bookmarkStart w:id="0" w:name="_Hlk227848631"/>
      <w:r w:rsidRPr="00D328E9">
        <w:rPr>
          <w:sz w:val="28"/>
          <w:szCs w:val="28"/>
        </w:rPr>
        <w:t xml:space="preserve">The movement of waves and tides can be used to generate __________. </w:t>
      </w:r>
      <w:r w:rsidRPr="00D328E9">
        <w:rPr>
          <w:b/>
          <w:bCs/>
          <w:sz w:val="28"/>
          <w:szCs w:val="28"/>
        </w:rPr>
        <w:t>(</w:t>
      </w:r>
      <w:proofErr w:type="spellStart"/>
      <w:r w:rsidRPr="00D328E9">
        <w:rPr>
          <w:b/>
          <w:bCs/>
          <w:sz w:val="28"/>
          <w:szCs w:val="28"/>
        </w:rPr>
        <w:t>ELECTRIC</w:t>
      </w:r>
      <w:r w:rsidRPr="00CD2C0C">
        <w:rPr>
          <w:b/>
          <w:bCs/>
          <w:i/>
          <w:iCs/>
          <w:sz w:val="28"/>
          <w:szCs w:val="28"/>
        </w:rPr>
        <w:t>ity</w:t>
      </w:r>
      <w:proofErr w:type="spellEnd"/>
      <w:r w:rsidRPr="00D328E9">
        <w:rPr>
          <w:b/>
          <w:bCs/>
          <w:sz w:val="28"/>
          <w:szCs w:val="28"/>
        </w:rPr>
        <w:t>)</w:t>
      </w:r>
    </w:p>
    <w:p w14:paraId="3FB127F8" w14:textId="47004DB2" w:rsidR="00CD2C0C" w:rsidRPr="00B556E2" w:rsidRDefault="00CD2C0C" w:rsidP="00CD2C0C">
      <w:pPr>
        <w:pStyle w:val="NormalWeb"/>
        <w:numPr>
          <w:ilvl w:val="0"/>
          <w:numId w:val="1"/>
        </w:numPr>
        <w:shd w:val="clear" w:color="auto" w:fill="FFFFFF"/>
        <w:spacing w:before="0" w:beforeAutospacing="0" w:after="0" w:afterAutospacing="0" w:line="276" w:lineRule="auto"/>
        <w:rPr>
          <w:b/>
          <w:bCs/>
          <w:sz w:val="28"/>
          <w:szCs w:val="28"/>
          <w:lang w:bidi="en-US"/>
        </w:rPr>
      </w:pPr>
      <w:r w:rsidRPr="00D328E9">
        <w:rPr>
          <w:sz w:val="28"/>
          <w:szCs w:val="28"/>
        </w:rPr>
        <w:t xml:space="preserve">If you want to __________ your English vocabulary, you should read short stories in English. </w:t>
      </w:r>
      <w:r w:rsidRPr="00D328E9">
        <w:rPr>
          <w:b/>
          <w:bCs/>
          <w:sz w:val="28"/>
          <w:szCs w:val="28"/>
        </w:rPr>
        <w:t>(</w:t>
      </w:r>
      <w:proofErr w:type="spellStart"/>
      <w:r w:rsidRPr="00D328E9">
        <w:rPr>
          <w:b/>
          <w:bCs/>
          <w:sz w:val="28"/>
          <w:szCs w:val="28"/>
        </w:rPr>
        <w:t>WIDE</w:t>
      </w:r>
      <w:r w:rsidRPr="00CD2C0C">
        <w:rPr>
          <w:b/>
          <w:bCs/>
          <w:i/>
          <w:iCs/>
          <w:sz w:val="28"/>
          <w:szCs w:val="28"/>
        </w:rPr>
        <w:t>n</w:t>
      </w:r>
      <w:proofErr w:type="spellEnd"/>
      <w:r w:rsidRPr="00D328E9">
        <w:rPr>
          <w:b/>
          <w:bCs/>
          <w:sz w:val="28"/>
          <w:szCs w:val="28"/>
        </w:rPr>
        <w:t>)</w:t>
      </w:r>
    </w:p>
    <w:bookmarkEnd w:id="0"/>
    <w:p w14:paraId="79BE715F" w14:textId="77777777" w:rsidR="00DA63C7" w:rsidRPr="00B556E2" w:rsidRDefault="00DA63C7" w:rsidP="00DA63C7">
      <w:pPr>
        <w:pStyle w:val="NormalWeb"/>
        <w:shd w:val="clear" w:color="auto" w:fill="FFFFFF"/>
        <w:spacing w:before="0" w:beforeAutospacing="0" w:after="0" w:afterAutospacing="0" w:line="276" w:lineRule="auto"/>
        <w:rPr>
          <w:b/>
          <w:bCs/>
          <w:sz w:val="28"/>
          <w:szCs w:val="28"/>
          <w:lang w:bidi="en-US"/>
        </w:rPr>
      </w:pPr>
    </w:p>
    <w:p w14:paraId="2A20C6E3" w14:textId="77777777" w:rsidR="00EC0D90" w:rsidRPr="00B556E2" w:rsidRDefault="00EC0D90" w:rsidP="00EC0D90">
      <w:pPr>
        <w:spacing w:after="0"/>
        <w:rPr>
          <w:rFonts w:ascii="Times New Roman" w:hAnsi="Times New Roman" w:cs="Times New Roman"/>
          <w:b/>
          <w:bCs/>
          <w:sz w:val="28"/>
          <w:szCs w:val="28"/>
          <w:lang w:bidi="en-US"/>
        </w:rPr>
      </w:pPr>
      <w:r w:rsidRPr="00B556E2">
        <w:rPr>
          <w:rFonts w:ascii="Times New Roman" w:hAnsi="Times New Roman" w:cs="Times New Roman"/>
          <w:b/>
          <w:bCs/>
          <w:sz w:val="28"/>
          <w:szCs w:val="28"/>
          <w:lang w:bidi="en-US"/>
        </w:rPr>
        <w:t>PART C: READING AND COMPREHENSION</w:t>
      </w:r>
    </w:p>
    <w:p w14:paraId="467AAAE3" w14:textId="77777777" w:rsidR="00EC0D90" w:rsidRPr="00B556E2" w:rsidRDefault="00EC0D90" w:rsidP="00EC0D90">
      <w:pPr>
        <w:pStyle w:val="NormalWeb"/>
        <w:numPr>
          <w:ilvl w:val="0"/>
          <w:numId w:val="10"/>
        </w:numPr>
        <w:spacing w:before="0" w:beforeAutospacing="0" w:after="0" w:afterAutospacing="0" w:line="276" w:lineRule="auto"/>
        <w:jc w:val="both"/>
        <w:rPr>
          <w:b/>
          <w:bCs/>
          <w:sz w:val="28"/>
          <w:szCs w:val="28"/>
          <w:lang w:bidi="en-US"/>
        </w:rPr>
      </w:pPr>
      <w:r w:rsidRPr="00B556E2">
        <w:rPr>
          <w:b/>
          <w:bCs/>
          <w:sz w:val="28"/>
          <w:szCs w:val="28"/>
          <w:lang w:bidi="en-US"/>
        </w:rPr>
        <w:lastRenderedPageBreak/>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EC0D90" w:rsidRPr="00B556E2" w14:paraId="2A9A10E2" w14:textId="77777777" w:rsidTr="004533CC">
        <w:tc>
          <w:tcPr>
            <w:tcW w:w="10170" w:type="dxa"/>
            <w:vAlign w:val="bottom"/>
          </w:tcPr>
          <w:p w14:paraId="6AFA97AF" w14:textId="364B519E" w:rsidR="00EC0D90" w:rsidRPr="00B556E2" w:rsidRDefault="00EC0D90" w:rsidP="00EC0D90">
            <w:pPr>
              <w:pStyle w:val="NormalWeb"/>
              <w:shd w:val="clear" w:color="auto" w:fill="FFFFFF"/>
              <w:spacing w:before="0" w:beforeAutospacing="0" w:after="0" w:afterAutospacing="0" w:line="276" w:lineRule="auto"/>
              <w:jc w:val="center"/>
              <w:rPr>
                <w:b/>
                <w:bCs/>
                <w:iCs/>
                <w:sz w:val="28"/>
                <w:szCs w:val="28"/>
              </w:rPr>
            </w:pPr>
            <w:r w:rsidRPr="00B556E2">
              <w:rPr>
                <w:b/>
                <w:bCs/>
                <w:iCs/>
                <w:sz w:val="28"/>
                <w:szCs w:val="28"/>
              </w:rPr>
              <w:t xml:space="preserve">       on         </w:t>
            </w:r>
            <w:ins w:id="1" w:author="Author">
              <w:r w:rsidR="00680C7A">
                <w:rPr>
                  <w:b/>
                  <w:bCs/>
                  <w:iCs/>
                  <w:sz w:val="28"/>
                  <w:szCs w:val="28"/>
                </w:rPr>
                <w:t>17</w:t>
              </w:r>
            </w:ins>
            <w:r w:rsidRPr="00B556E2">
              <w:rPr>
                <w:b/>
                <w:bCs/>
                <w:iCs/>
                <w:sz w:val="28"/>
                <w:szCs w:val="28"/>
              </w:rPr>
              <w:t xml:space="preserve">useful      showing      </w:t>
            </w:r>
            <w:ins w:id="2" w:author="Author">
              <w:r w:rsidR="00680C7A">
                <w:rPr>
                  <w:b/>
                  <w:bCs/>
                  <w:iCs/>
                  <w:sz w:val="28"/>
                  <w:szCs w:val="28"/>
                </w:rPr>
                <w:t>20</w:t>
              </w:r>
            </w:ins>
            <w:r w:rsidRPr="00B556E2">
              <w:rPr>
                <w:b/>
                <w:bCs/>
                <w:iCs/>
                <w:sz w:val="28"/>
                <w:szCs w:val="28"/>
              </w:rPr>
              <w:t xml:space="preserve">imagine   </w:t>
            </w:r>
            <w:ins w:id="3" w:author="Author">
              <w:r w:rsidR="00680C7A">
                <w:rPr>
                  <w:b/>
                  <w:bCs/>
                  <w:iCs/>
                  <w:sz w:val="28"/>
                  <w:szCs w:val="28"/>
                </w:rPr>
                <w:t>19</w:t>
              </w:r>
            </w:ins>
            <w:r w:rsidRPr="00B556E2">
              <w:rPr>
                <w:b/>
                <w:bCs/>
                <w:iCs/>
                <w:sz w:val="28"/>
                <w:szCs w:val="28"/>
              </w:rPr>
              <w:t xml:space="preserve">with     </w:t>
            </w:r>
            <w:ins w:id="4" w:author="Author">
              <w:r w:rsidR="00680C7A">
                <w:rPr>
                  <w:b/>
                  <w:bCs/>
                  <w:iCs/>
                  <w:sz w:val="28"/>
                  <w:szCs w:val="28"/>
                </w:rPr>
                <w:t>18</w:t>
              </w:r>
            </w:ins>
            <w:r w:rsidRPr="00B556E2">
              <w:rPr>
                <w:b/>
                <w:bCs/>
                <w:iCs/>
                <w:sz w:val="28"/>
                <w:szCs w:val="28"/>
              </w:rPr>
              <w:t xml:space="preserve">  </w:t>
            </w:r>
            <w:r w:rsidR="00317C07" w:rsidRPr="00EC0D90">
              <w:rPr>
                <w:b/>
                <w:bCs/>
                <w:sz w:val="28"/>
                <w:szCs w:val="28"/>
                <w:lang w:bidi="en-US"/>
              </w:rPr>
              <w:t>recording</w:t>
            </w:r>
          </w:p>
        </w:tc>
      </w:tr>
    </w:tbl>
    <w:p w14:paraId="4774B06E" w14:textId="046F8937" w:rsidR="00EC0D90" w:rsidRPr="00EC0D90" w:rsidRDefault="00EC0D90" w:rsidP="00EC0D90">
      <w:pPr>
        <w:pStyle w:val="NormalWeb"/>
        <w:shd w:val="clear" w:color="auto" w:fill="FFFFFF"/>
        <w:spacing w:before="0" w:after="0" w:line="276" w:lineRule="auto"/>
        <w:rPr>
          <w:sz w:val="28"/>
          <w:szCs w:val="28"/>
          <w:lang w:bidi="en-US"/>
        </w:rPr>
      </w:pPr>
      <w:r w:rsidRPr="00EC0D90">
        <w:rPr>
          <w:sz w:val="28"/>
          <w:szCs w:val="28"/>
          <w:lang w:bidi="en-US"/>
        </w:rPr>
        <w:t>One electronic device that I find extremely (</w:t>
      </w:r>
      <w:r w:rsidRPr="00B556E2">
        <w:rPr>
          <w:sz w:val="28"/>
          <w:szCs w:val="28"/>
          <w:lang w:bidi="en-US"/>
        </w:rPr>
        <w:t>17</w:t>
      </w:r>
      <w:r w:rsidRPr="00EC0D90">
        <w:rPr>
          <w:sz w:val="28"/>
          <w:szCs w:val="28"/>
          <w:lang w:bidi="en-US"/>
        </w:rPr>
        <w:t xml:space="preserve">) ______ in my daily life is my smartphone. It’s an essential tool </w:t>
      </w:r>
      <w:r w:rsidRPr="00B556E2">
        <w:rPr>
          <w:sz w:val="28"/>
          <w:szCs w:val="28"/>
          <w:lang w:bidi="en-US"/>
        </w:rPr>
        <w:t>which</w:t>
      </w:r>
      <w:r w:rsidRPr="00EC0D90">
        <w:rPr>
          <w:sz w:val="28"/>
          <w:szCs w:val="28"/>
          <w:lang w:bidi="en-US"/>
        </w:rPr>
        <w:t xml:space="preserve"> allows me to stay connected with friends, family, and colleagues. I use it to make phone calls, send text messages, and check my mail on the go. It’s also my primary camera for </w:t>
      </w:r>
      <w:r w:rsidR="00317C07" w:rsidRPr="00B556E2">
        <w:rPr>
          <w:sz w:val="28"/>
          <w:szCs w:val="28"/>
          <w:lang w:bidi="en-US"/>
        </w:rPr>
        <w:t xml:space="preserve">taking </w:t>
      </w:r>
      <w:r w:rsidRPr="00EC0D90">
        <w:rPr>
          <w:sz w:val="28"/>
          <w:szCs w:val="28"/>
          <w:lang w:bidi="en-US"/>
        </w:rPr>
        <w:t xml:space="preserve">photos and </w:t>
      </w:r>
      <w:r w:rsidR="00317C07" w:rsidRPr="00B556E2">
        <w:rPr>
          <w:sz w:val="28"/>
          <w:szCs w:val="28"/>
          <w:lang w:bidi="en-US"/>
        </w:rPr>
        <w:t>(18)________</w:t>
      </w:r>
      <w:r w:rsidRPr="00EC0D90">
        <w:rPr>
          <w:sz w:val="28"/>
          <w:szCs w:val="28"/>
          <w:lang w:bidi="en-US"/>
        </w:rPr>
        <w:t xml:space="preserve"> videos. In addition to these basic functions, my smartphone is loaded with a variety of apps that help me (</w:t>
      </w:r>
      <w:r w:rsidRPr="00B556E2">
        <w:rPr>
          <w:sz w:val="28"/>
          <w:szCs w:val="28"/>
          <w:lang w:bidi="en-US"/>
        </w:rPr>
        <w:t>1</w:t>
      </w:r>
      <w:r w:rsidRPr="00EC0D90">
        <w:rPr>
          <w:sz w:val="28"/>
          <w:szCs w:val="28"/>
          <w:lang w:bidi="en-US"/>
        </w:rPr>
        <w:t>9) ______ everything from navigation to productivity. Whether I need to book a ride, order food or check the weather, my smartphone is always there to help me get things done quickly and efficiently. I can’t (</w:t>
      </w:r>
      <w:r w:rsidRPr="00B556E2">
        <w:rPr>
          <w:sz w:val="28"/>
          <w:szCs w:val="28"/>
          <w:lang w:bidi="en-US"/>
        </w:rPr>
        <w:t>2</w:t>
      </w:r>
      <w:r w:rsidRPr="00EC0D90">
        <w:rPr>
          <w:sz w:val="28"/>
          <w:szCs w:val="28"/>
          <w:lang w:bidi="en-US"/>
        </w:rPr>
        <w:t>0) ______ going a day without it!</w:t>
      </w:r>
    </w:p>
    <w:p w14:paraId="253343AB" w14:textId="75D307EE" w:rsidR="00EC0D90" w:rsidRPr="00B556E2" w:rsidRDefault="00EC0D90" w:rsidP="00EC0D90">
      <w:pPr>
        <w:pStyle w:val="NormalWeb"/>
        <w:shd w:val="clear" w:color="auto" w:fill="FFFFFF"/>
        <w:spacing w:before="0" w:after="0" w:line="276" w:lineRule="auto"/>
        <w:jc w:val="right"/>
        <w:rPr>
          <w:sz w:val="28"/>
          <w:szCs w:val="28"/>
          <w:lang w:bidi="en-US"/>
        </w:rPr>
      </w:pPr>
      <w:r w:rsidRPr="00EC0D90">
        <w:rPr>
          <w:sz w:val="28"/>
          <w:szCs w:val="28"/>
          <w:lang w:bidi="en-US"/>
        </w:rPr>
        <w:t xml:space="preserve">(Source: </w:t>
      </w:r>
      <w:hyperlink r:id="rId8" w:history="1">
        <w:r w:rsidRPr="00EC0D90">
          <w:rPr>
            <w:rStyle w:val="Hyperlink"/>
            <w:sz w:val="28"/>
            <w:szCs w:val="28"/>
            <w:lang w:bidi="en-US"/>
          </w:rPr>
          <w:t>https://learnenglishteens.britishcouncil.org/</w:t>
        </w:r>
      </w:hyperlink>
      <w:r w:rsidRPr="00EC0D90">
        <w:rPr>
          <w:sz w:val="28"/>
          <w:szCs w:val="28"/>
          <w:lang w:bidi="en-US"/>
        </w:rPr>
        <w:t>)</w:t>
      </w:r>
    </w:p>
    <w:p w14:paraId="0A5115D2" w14:textId="6CD43CF4" w:rsidR="00DA63C7" w:rsidRPr="00B556E2" w:rsidRDefault="00DA63C7" w:rsidP="00DA63C7">
      <w:pPr>
        <w:pStyle w:val="NormalWeb"/>
        <w:shd w:val="clear" w:color="auto" w:fill="FFFFFF"/>
        <w:spacing w:before="0" w:beforeAutospacing="0" w:after="0" w:afterAutospacing="0" w:line="276" w:lineRule="auto"/>
        <w:rPr>
          <w:b/>
          <w:bCs/>
          <w:sz w:val="28"/>
          <w:szCs w:val="28"/>
          <w:lang w:bidi="en-US"/>
        </w:rPr>
      </w:pPr>
      <w:r w:rsidRPr="00B556E2">
        <w:rPr>
          <w:b/>
          <w:bCs/>
          <w:sz w:val="28"/>
          <w:szCs w:val="28"/>
          <w:lang w:bidi="en-US"/>
        </w:rPr>
        <w:t>Section II. Read the following passage and choose the word (A, B, C or D) which best fits each of the numbered blanks.</w:t>
      </w:r>
    </w:p>
    <w:p w14:paraId="240AABCA" w14:textId="329E3EC9" w:rsidR="00FC40B7" w:rsidRPr="00B556E2" w:rsidRDefault="00FC40B7" w:rsidP="00A85C8D">
      <w:pPr>
        <w:pStyle w:val="NormalWeb"/>
        <w:spacing w:before="0" w:beforeAutospacing="0" w:after="0" w:afterAutospacing="0" w:line="276" w:lineRule="auto"/>
        <w:ind w:firstLine="440"/>
        <w:jc w:val="both"/>
        <w:rPr>
          <w:iCs/>
          <w:color w:val="000000"/>
          <w:sz w:val="28"/>
          <w:szCs w:val="28"/>
        </w:rPr>
      </w:pPr>
      <w:r w:rsidRPr="00B556E2">
        <w:rPr>
          <w:iCs/>
          <w:color w:val="000000"/>
          <w:sz w:val="28"/>
          <w:szCs w:val="28"/>
          <w:shd w:val="clear" w:color="auto" w:fill="FFFFFF"/>
        </w:rPr>
        <w:t>Television first (</w:t>
      </w:r>
      <w:r w:rsidR="00EC0D90" w:rsidRPr="00B556E2">
        <w:rPr>
          <w:iCs/>
          <w:color w:val="000000"/>
          <w:sz w:val="28"/>
          <w:szCs w:val="28"/>
          <w:shd w:val="clear" w:color="auto" w:fill="FFFFFF"/>
        </w:rPr>
        <w:t>21</w:t>
      </w:r>
      <w:r w:rsidRPr="00B556E2">
        <w:rPr>
          <w:iCs/>
          <w:color w:val="000000"/>
          <w:sz w:val="28"/>
          <w:szCs w:val="28"/>
          <w:shd w:val="clear" w:color="auto" w:fill="FFFFFF"/>
        </w:rPr>
        <w:t>) </w:t>
      </w:r>
      <w:r w:rsidRPr="00B556E2">
        <w:rPr>
          <w:iCs/>
          <w:color w:val="000000"/>
          <w:sz w:val="28"/>
          <w:szCs w:val="28"/>
        </w:rPr>
        <w:t>_____________ </w:t>
      </w:r>
      <w:r w:rsidRPr="00B556E2">
        <w:rPr>
          <w:iCs/>
          <w:color w:val="000000"/>
          <w:sz w:val="28"/>
          <w:szCs w:val="28"/>
          <w:shd w:val="clear" w:color="auto" w:fill="FFFFFF"/>
        </w:rPr>
        <w:t>some fifty years ago in the 1950s. Since then, it has been one of the most (</w:t>
      </w:r>
      <w:r w:rsidR="00EC0D90" w:rsidRPr="00B556E2">
        <w:rPr>
          <w:iCs/>
          <w:color w:val="000000"/>
          <w:sz w:val="28"/>
          <w:szCs w:val="28"/>
          <w:shd w:val="clear" w:color="auto" w:fill="FFFFFF"/>
        </w:rPr>
        <w:t>22</w:t>
      </w:r>
      <w:r w:rsidRPr="00B556E2">
        <w:rPr>
          <w:iCs/>
          <w:color w:val="000000"/>
          <w:sz w:val="28"/>
          <w:szCs w:val="28"/>
          <w:shd w:val="clear" w:color="auto" w:fill="FFFFFF"/>
        </w:rPr>
        <w:t>) </w:t>
      </w:r>
      <w:r w:rsidRPr="00B556E2">
        <w:rPr>
          <w:iCs/>
          <w:color w:val="000000"/>
          <w:sz w:val="28"/>
          <w:szCs w:val="28"/>
        </w:rPr>
        <w:t>_____________ </w:t>
      </w:r>
      <w:r w:rsidRPr="00B556E2">
        <w:rPr>
          <w:iCs/>
          <w:color w:val="000000"/>
          <w:sz w:val="28"/>
          <w:szCs w:val="28"/>
          <w:shd w:val="clear" w:color="auto" w:fill="FFFFFF"/>
        </w:rPr>
        <w:t>sources of entertainment for both the old and the young. Television offers cartoons for children, world news, music and many other programs. If someone is interested in sports, for</w:t>
      </w:r>
      <w:r w:rsidRPr="00B556E2">
        <w:rPr>
          <w:iCs/>
          <w:color w:val="000000"/>
          <w:sz w:val="28"/>
          <w:szCs w:val="28"/>
        </w:rPr>
        <w:t> </w:t>
      </w:r>
      <w:r w:rsidR="00A85C8D" w:rsidRPr="00B556E2">
        <w:rPr>
          <w:iCs/>
          <w:color w:val="000000"/>
          <w:sz w:val="28"/>
          <w:szCs w:val="28"/>
        </w:rPr>
        <w:t>example,</w:t>
      </w:r>
      <w:r w:rsidRPr="00B556E2">
        <w:rPr>
          <w:iCs/>
          <w:color w:val="000000"/>
          <w:sz w:val="28"/>
          <w:szCs w:val="28"/>
        </w:rPr>
        <w:t xml:space="preserve"> he can just choose the right sports channel. There he can enjoy a broadcast of an international football match (</w:t>
      </w:r>
      <w:r w:rsidR="00EC0D90" w:rsidRPr="00B556E2">
        <w:rPr>
          <w:iCs/>
          <w:color w:val="000000"/>
          <w:sz w:val="28"/>
          <w:szCs w:val="28"/>
        </w:rPr>
        <w:t>23</w:t>
      </w:r>
      <w:r w:rsidRPr="00B556E2">
        <w:rPr>
          <w:iCs/>
          <w:color w:val="000000"/>
          <w:sz w:val="28"/>
          <w:szCs w:val="28"/>
        </w:rPr>
        <w:t>) _____________ it is actually happening. Television is also a very useful way for companies to advertise their products. It is not too hard for us to see why there</w:t>
      </w:r>
      <w:r w:rsidR="00A85C8D" w:rsidRPr="00B556E2">
        <w:rPr>
          <w:iCs/>
          <w:color w:val="000000"/>
          <w:sz w:val="28"/>
          <w:szCs w:val="28"/>
        </w:rPr>
        <w:t xml:space="preserve"> is</w:t>
      </w:r>
      <w:r w:rsidRPr="00B556E2">
        <w:rPr>
          <w:iCs/>
          <w:color w:val="000000"/>
          <w:sz w:val="28"/>
          <w:szCs w:val="28"/>
        </w:rPr>
        <w:t xml:space="preserve"> a TV set in almost every home today. And, engineers are developing interactive TV (</w:t>
      </w:r>
      <w:r w:rsidR="00EC0D90" w:rsidRPr="00B556E2">
        <w:rPr>
          <w:iCs/>
          <w:color w:val="000000"/>
          <w:sz w:val="28"/>
          <w:szCs w:val="28"/>
        </w:rPr>
        <w:t>24</w:t>
      </w:r>
      <w:r w:rsidRPr="00B556E2">
        <w:rPr>
          <w:iCs/>
          <w:color w:val="000000"/>
          <w:sz w:val="28"/>
          <w:szCs w:val="28"/>
        </w:rPr>
        <w:t>) _____________ allows communication between viewers and producers.</w:t>
      </w:r>
    </w:p>
    <w:p w14:paraId="486D1CBB" w14:textId="585DE7C7" w:rsidR="00FC40B7" w:rsidRPr="00B556E2" w:rsidRDefault="00FC40B7" w:rsidP="00EC0D90">
      <w:pPr>
        <w:pStyle w:val="NormalWeb"/>
        <w:numPr>
          <w:ilvl w:val="0"/>
          <w:numId w:val="11"/>
        </w:numPr>
        <w:spacing w:before="0" w:beforeAutospacing="0" w:after="0" w:afterAutospacing="0" w:line="276" w:lineRule="auto"/>
        <w:jc w:val="both"/>
        <w:rPr>
          <w:iCs/>
          <w:color w:val="000000"/>
          <w:sz w:val="28"/>
          <w:szCs w:val="28"/>
        </w:rPr>
      </w:pPr>
      <w:r w:rsidRPr="003328C3">
        <w:rPr>
          <w:bCs/>
          <w:i/>
          <w:color w:val="000000" w:themeColor="text1"/>
          <w:sz w:val="28"/>
          <w:szCs w:val="28"/>
          <w:highlight w:val="yellow"/>
        </w:rPr>
        <w:t>A. appeared</w:t>
      </w:r>
      <w:r w:rsidRPr="00B556E2">
        <w:rPr>
          <w:iCs/>
          <w:color w:val="000000"/>
          <w:sz w:val="28"/>
          <w:szCs w:val="28"/>
        </w:rPr>
        <w:t>     </w:t>
      </w:r>
      <w:r w:rsidR="003328C3">
        <w:rPr>
          <w:iCs/>
          <w:color w:val="000000"/>
          <w:sz w:val="28"/>
          <w:szCs w:val="28"/>
        </w:rPr>
        <w:t xml:space="preserve">   </w:t>
      </w:r>
      <w:r w:rsidRPr="00B556E2">
        <w:rPr>
          <w:iCs/>
          <w:color w:val="000000"/>
          <w:sz w:val="28"/>
          <w:szCs w:val="28"/>
        </w:rPr>
        <w:t>B. invented                C. came                D. happened</w:t>
      </w:r>
    </w:p>
    <w:p w14:paraId="1CF3FC31" w14:textId="31C9F0E2" w:rsidR="00FC40B7" w:rsidRPr="00B556E2" w:rsidRDefault="00FC40B7" w:rsidP="00EC0D90">
      <w:pPr>
        <w:pStyle w:val="NormalWeb"/>
        <w:numPr>
          <w:ilvl w:val="0"/>
          <w:numId w:val="11"/>
        </w:numPr>
        <w:spacing w:before="0" w:beforeAutospacing="0" w:after="0" w:afterAutospacing="0" w:line="276" w:lineRule="auto"/>
        <w:jc w:val="both"/>
        <w:rPr>
          <w:iCs/>
          <w:color w:val="000000"/>
          <w:sz w:val="28"/>
          <w:szCs w:val="28"/>
        </w:rPr>
      </w:pPr>
      <w:r w:rsidRPr="00B556E2">
        <w:rPr>
          <w:iCs/>
          <w:color w:val="000000"/>
          <w:sz w:val="28"/>
          <w:szCs w:val="28"/>
        </w:rPr>
        <w:t>A</w:t>
      </w:r>
      <w:r w:rsidR="00E2570B" w:rsidRPr="00B556E2">
        <w:rPr>
          <w:iCs/>
          <w:color w:val="000000"/>
          <w:sz w:val="28"/>
          <w:szCs w:val="28"/>
        </w:rPr>
        <w:t>.</w:t>
      </w:r>
      <w:r w:rsidRPr="00B556E2">
        <w:rPr>
          <w:iCs/>
          <w:color w:val="000000"/>
          <w:sz w:val="28"/>
          <w:szCs w:val="28"/>
        </w:rPr>
        <w:t xml:space="preserve"> cheap             B. expensive               </w:t>
      </w:r>
      <w:r w:rsidRPr="003328C3">
        <w:rPr>
          <w:bCs/>
          <w:i/>
          <w:color w:val="000000" w:themeColor="text1"/>
          <w:sz w:val="28"/>
          <w:szCs w:val="28"/>
          <w:highlight w:val="yellow"/>
        </w:rPr>
        <w:t>C. popular</w:t>
      </w:r>
      <w:r w:rsidRPr="00B556E2">
        <w:rPr>
          <w:iCs/>
          <w:color w:val="000000"/>
          <w:sz w:val="28"/>
          <w:szCs w:val="28"/>
        </w:rPr>
        <w:t>            D. impressive</w:t>
      </w:r>
    </w:p>
    <w:p w14:paraId="4BA6F014" w14:textId="270A9466" w:rsidR="00FC40B7" w:rsidRPr="00B556E2" w:rsidRDefault="00FC40B7" w:rsidP="00EC0D90">
      <w:pPr>
        <w:pStyle w:val="NormalWeb"/>
        <w:numPr>
          <w:ilvl w:val="0"/>
          <w:numId w:val="11"/>
        </w:numPr>
        <w:spacing w:before="0" w:beforeAutospacing="0" w:after="0" w:afterAutospacing="0" w:line="276" w:lineRule="auto"/>
        <w:jc w:val="both"/>
        <w:rPr>
          <w:iCs/>
          <w:color w:val="000000"/>
          <w:sz w:val="28"/>
          <w:szCs w:val="28"/>
        </w:rPr>
      </w:pPr>
      <w:r w:rsidRPr="003328C3">
        <w:rPr>
          <w:bCs/>
          <w:i/>
          <w:color w:val="000000" w:themeColor="text1"/>
          <w:sz w:val="28"/>
          <w:szCs w:val="28"/>
          <w:highlight w:val="yellow"/>
        </w:rPr>
        <w:t>A. as</w:t>
      </w:r>
      <w:r w:rsidRPr="00B556E2">
        <w:rPr>
          <w:iCs/>
          <w:color w:val="000000"/>
          <w:sz w:val="28"/>
          <w:szCs w:val="28"/>
        </w:rPr>
        <w:t>                </w:t>
      </w:r>
      <w:r w:rsidR="00A85C8D" w:rsidRPr="00B556E2">
        <w:rPr>
          <w:iCs/>
          <w:color w:val="000000"/>
          <w:sz w:val="28"/>
          <w:szCs w:val="28"/>
        </w:rPr>
        <w:t xml:space="preserve">   </w:t>
      </w:r>
      <w:r w:rsidRPr="00B556E2">
        <w:rPr>
          <w:iCs/>
          <w:color w:val="000000"/>
          <w:sz w:val="28"/>
          <w:szCs w:val="28"/>
        </w:rPr>
        <w:t>B. so                        </w:t>
      </w:r>
      <w:r w:rsidR="00A85C8D" w:rsidRPr="00B556E2">
        <w:rPr>
          <w:iCs/>
          <w:color w:val="000000"/>
          <w:sz w:val="28"/>
          <w:szCs w:val="28"/>
        </w:rPr>
        <w:t xml:space="preserve">   </w:t>
      </w:r>
      <w:r w:rsidRPr="00B556E2">
        <w:rPr>
          <w:iCs/>
          <w:color w:val="000000"/>
          <w:sz w:val="28"/>
          <w:szCs w:val="28"/>
        </w:rPr>
        <w:t>C. and                   D. or</w:t>
      </w:r>
    </w:p>
    <w:p w14:paraId="7D5F9897" w14:textId="7D5DFE9B" w:rsidR="00FC40B7" w:rsidRPr="00B556E2" w:rsidRDefault="00A85C8D" w:rsidP="00EC0D90">
      <w:pPr>
        <w:pStyle w:val="NormalWeb"/>
        <w:numPr>
          <w:ilvl w:val="0"/>
          <w:numId w:val="11"/>
        </w:numPr>
        <w:spacing w:before="0" w:beforeAutospacing="0" w:after="0" w:afterAutospacing="0" w:line="276" w:lineRule="auto"/>
        <w:jc w:val="both"/>
        <w:rPr>
          <w:iCs/>
          <w:color w:val="000000"/>
          <w:sz w:val="28"/>
          <w:szCs w:val="28"/>
        </w:rPr>
      </w:pPr>
      <w:r w:rsidRPr="00B556E2">
        <w:rPr>
          <w:b/>
          <w:iCs/>
          <w:color w:val="0000FF"/>
          <w:sz w:val="28"/>
          <w:szCs w:val="28"/>
        </w:rPr>
        <w:t xml:space="preserve"> </w:t>
      </w:r>
      <w:r w:rsidR="00FC40B7" w:rsidRPr="00B556E2">
        <w:rPr>
          <w:iCs/>
          <w:color w:val="000000"/>
          <w:sz w:val="28"/>
          <w:szCs w:val="28"/>
        </w:rPr>
        <w:t>A. who               </w:t>
      </w:r>
      <w:r w:rsidR="00FC40B7" w:rsidRPr="003328C3">
        <w:rPr>
          <w:bCs/>
          <w:i/>
          <w:color w:val="000000" w:themeColor="text1"/>
          <w:sz w:val="28"/>
          <w:szCs w:val="28"/>
          <w:highlight w:val="yellow"/>
        </w:rPr>
        <w:t>B. which</w:t>
      </w:r>
      <w:r w:rsidR="00FC40B7" w:rsidRPr="00B556E2">
        <w:rPr>
          <w:iCs/>
          <w:color w:val="000000"/>
          <w:sz w:val="28"/>
          <w:szCs w:val="28"/>
        </w:rPr>
        <w:t>               </w:t>
      </w:r>
      <w:r w:rsidRPr="00B556E2">
        <w:rPr>
          <w:iCs/>
          <w:color w:val="000000"/>
          <w:sz w:val="28"/>
          <w:szCs w:val="28"/>
        </w:rPr>
        <w:t xml:space="preserve">      </w:t>
      </w:r>
      <w:r w:rsidR="00FC40B7" w:rsidRPr="00B556E2">
        <w:rPr>
          <w:iCs/>
          <w:color w:val="000000"/>
          <w:sz w:val="28"/>
          <w:szCs w:val="28"/>
        </w:rPr>
        <w:t> C. what                D. it</w:t>
      </w:r>
    </w:p>
    <w:p w14:paraId="64E520BD" w14:textId="77777777" w:rsidR="00317C07" w:rsidRPr="00B556E2" w:rsidRDefault="00317C07" w:rsidP="00317C07">
      <w:pPr>
        <w:pStyle w:val="NormalWeb"/>
        <w:shd w:val="clear" w:color="auto" w:fill="FFFFFF"/>
        <w:spacing w:before="0" w:beforeAutospacing="0" w:after="0" w:afterAutospacing="0" w:line="276" w:lineRule="auto"/>
        <w:rPr>
          <w:b/>
          <w:bCs/>
          <w:sz w:val="28"/>
          <w:szCs w:val="28"/>
          <w:lang w:bidi="en-US"/>
        </w:rPr>
      </w:pPr>
      <w:r w:rsidRPr="00B556E2">
        <w:rPr>
          <w:b/>
          <w:bCs/>
          <w:sz w:val="28"/>
          <w:szCs w:val="28"/>
          <w:lang w:bidi="en-US"/>
        </w:rPr>
        <w:t>Section III. Read the passage and answer the following questions.</w:t>
      </w:r>
    </w:p>
    <w:p w14:paraId="3943416A" w14:textId="79705185" w:rsidR="00B556E2" w:rsidRPr="00B556E2" w:rsidRDefault="00B556E2" w:rsidP="00B556E2">
      <w:pPr>
        <w:pStyle w:val="Vnbnnidung0"/>
        <w:spacing w:line="360" w:lineRule="auto"/>
        <w:rPr>
          <w:sz w:val="28"/>
          <w:szCs w:val="28"/>
        </w:rPr>
      </w:pPr>
      <w:r w:rsidRPr="00B556E2">
        <w:rPr>
          <w:color w:val="000000"/>
          <w:sz w:val="28"/>
          <w:szCs w:val="28"/>
        </w:rPr>
        <w:t xml:space="preserve">        Most people want to be polite and behave well around others. Being polite involves good manners of eating and appropriate ways of greeting and talking to people, and giving and receiving gifts. Polite </w:t>
      </w:r>
      <w:proofErr w:type="spellStart"/>
      <w:r w:rsidRPr="00B556E2">
        <w:rPr>
          <w:color w:val="000000"/>
          <w:sz w:val="28"/>
          <w:szCs w:val="28"/>
        </w:rPr>
        <w:t>behaviours</w:t>
      </w:r>
      <w:proofErr w:type="spellEnd"/>
      <w:r w:rsidRPr="00B556E2">
        <w:rPr>
          <w:color w:val="000000"/>
          <w:sz w:val="28"/>
          <w:szCs w:val="28"/>
        </w:rPr>
        <w:t xml:space="preserve"> may differ from culture to culture.</w:t>
      </w:r>
    </w:p>
    <w:p w14:paraId="643153BA" w14:textId="77777777" w:rsidR="00B556E2" w:rsidRPr="00B556E2" w:rsidRDefault="00B556E2" w:rsidP="00B556E2">
      <w:pPr>
        <w:pStyle w:val="Vnbnnidung0"/>
        <w:spacing w:line="360" w:lineRule="auto"/>
        <w:rPr>
          <w:sz w:val="28"/>
          <w:szCs w:val="28"/>
        </w:rPr>
      </w:pPr>
      <w:r w:rsidRPr="00B556E2">
        <w:rPr>
          <w:color w:val="000000"/>
          <w:sz w:val="28"/>
          <w:szCs w:val="28"/>
        </w:rPr>
        <w:t xml:space="preserve">In the United States, people prefer to shake hands firmly for a few seconds. In some Middle Eastern countries, people hold each other's hands gently for a longer time. What about eye contact? In some countries, you show respect when you look at someone Í directly in the eyes. In other parts of the world, looking at someone directly can be rude. Another difference is </w:t>
      </w:r>
      <w:r w:rsidRPr="00B556E2">
        <w:rPr>
          <w:color w:val="000000"/>
          <w:sz w:val="28"/>
          <w:szCs w:val="28"/>
        </w:rPr>
        <w:lastRenderedPageBreak/>
        <w:t>personal space. In North America, people usually stand about an arm's length apart during a conversation. However, in Latin America, people seem to stand closer.</w:t>
      </w:r>
    </w:p>
    <w:p w14:paraId="5365E6B4" w14:textId="77777777" w:rsidR="00B556E2" w:rsidRPr="00B556E2" w:rsidRDefault="00B556E2" w:rsidP="00B556E2">
      <w:pPr>
        <w:pStyle w:val="Vnbnnidung0"/>
        <w:spacing w:line="360" w:lineRule="auto"/>
        <w:rPr>
          <w:sz w:val="28"/>
          <w:szCs w:val="28"/>
        </w:rPr>
      </w:pPr>
      <w:r w:rsidRPr="00B556E2">
        <w:rPr>
          <w:color w:val="000000"/>
          <w:sz w:val="28"/>
          <w:szCs w:val="28"/>
        </w:rPr>
        <w:t>If you are going to live, work, or study in another country, you should learn about its culture. In this way, you can be polite and make a good impression. Politeness can be good for making friends and doing business as well.</w:t>
      </w:r>
    </w:p>
    <w:p w14:paraId="6E6D5929" w14:textId="5D94A990" w:rsidR="00B556E2" w:rsidRPr="00B556E2" w:rsidRDefault="00B556E2" w:rsidP="00B556E2">
      <w:pPr>
        <w:pStyle w:val="NormalWeb"/>
        <w:numPr>
          <w:ilvl w:val="0"/>
          <w:numId w:val="11"/>
        </w:numPr>
        <w:spacing w:before="0" w:beforeAutospacing="0" w:after="0" w:afterAutospacing="0"/>
        <w:rPr>
          <w:iCs/>
          <w:color w:val="000000"/>
          <w:sz w:val="28"/>
          <w:szCs w:val="28"/>
        </w:rPr>
      </w:pPr>
      <w:r w:rsidRPr="00B556E2">
        <w:rPr>
          <w:iCs/>
          <w:color w:val="000000"/>
          <w:sz w:val="28"/>
          <w:szCs w:val="28"/>
        </w:rPr>
        <w:t>What does being polite involve?</w:t>
      </w:r>
    </w:p>
    <w:p w14:paraId="7DF01762" w14:textId="77777777" w:rsid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1BDC9C62" w14:textId="52462B29" w:rsidR="00B556E2" w:rsidRPr="00B556E2" w:rsidRDefault="00B556E2" w:rsidP="00B556E2">
      <w:pPr>
        <w:pStyle w:val="NormalWeb"/>
        <w:numPr>
          <w:ilvl w:val="0"/>
          <w:numId w:val="11"/>
        </w:numPr>
        <w:spacing w:after="0" w:afterAutospacing="0"/>
        <w:rPr>
          <w:iCs/>
          <w:color w:val="000000"/>
          <w:sz w:val="28"/>
          <w:szCs w:val="28"/>
        </w:rPr>
      </w:pPr>
      <w:r w:rsidRPr="00B556E2">
        <w:rPr>
          <w:iCs/>
          <w:color w:val="000000"/>
          <w:sz w:val="28"/>
          <w:szCs w:val="28"/>
        </w:rPr>
        <w:t>How do people in the United States and the Middle East greet each other differently?</w:t>
      </w:r>
    </w:p>
    <w:p w14:paraId="3A324234" w14:textId="77777777" w:rsidR="00B556E2" w:rsidRP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2B0E21CC" w14:textId="7BF8C043" w:rsidR="00B556E2" w:rsidRPr="00B556E2" w:rsidRDefault="00B556E2" w:rsidP="00B556E2">
      <w:pPr>
        <w:pStyle w:val="NormalWeb"/>
        <w:numPr>
          <w:ilvl w:val="0"/>
          <w:numId w:val="11"/>
        </w:numPr>
        <w:spacing w:before="0" w:beforeAutospacing="0" w:after="0" w:afterAutospacing="0"/>
        <w:rPr>
          <w:iCs/>
          <w:color w:val="000000"/>
          <w:sz w:val="28"/>
          <w:szCs w:val="28"/>
        </w:rPr>
      </w:pPr>
      <w:r w:rsidRPr="00B556E2">
        <w:rPr>
          <w:iCs/>
          <w:color w:val="000000"/>
          <w:sz w:val="28"/>
          <w:szCs w:val="28"/>
        </w:rPr>
        <w:t>Why should people learn about the culture of another country?</w:t>
      </w:r>
    </w:p>
    <w:p w14:paraId="58335ADC" w14:textId="7E534153" w:rsidR="00B556E2" w:rsidRP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45319C43" w14:textId="3736D0B6" w:rsidR="00B556E2" w:rsidRPr="00B556E2" w:rsidRDefault="00B556E2" w:rsidP="00B556E2">
      <w:pPr>
        <w:pStyle w:val="NormalWeb"/>
        <w:numPr>
          <w:ilvl w:val="0"/>
          <w:numId w:val="11"/>
        </w:numPr>
        <w:spacing w:before="0" w:beforeAutospacing="0" w:after="0" w:afterAutospacing="0"/>
        <w:rPr>
          <w:iCs/>
          <w:color w:val="000000"/>
          <w:sz w:val="28"/>
          <w:szCs w:val="28"/>
        </w:rPr>
      </w:pPr>
      <w:r>
        <w:rPr>
          <w:iCs/>
          <w:color w:val="000000"/>
          <w:sz w:val="28"/>
          <w:szCs w:val="28"/>
        </w:rPr>
        <w:t xml:space="preserve"> </w:t>
      </w:r>
      <w:r w:rsidRPr="00B556E2">
        <w:rPr>
          <w:iCs/>
          <w:color w:val="000000"/>
          <w:sz w:val="28"/>
          <w:szCs w:val="28"/>
        </w:rPr>
        <w:t>How can politeness affect people’s relationships and work?</w:t>
      </w:r>
    </w:p>
    <w:p w14:paraId="5AFE0257" w14:textId="77777777" w:rsid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14EFBC37" w14:textId="72C5913E" w:rsidR="004F777E" w:rsidRPr="004F777E" w:rsidRDefault="004F777E" w:rsidP="00B556E2">
      <w:pPr>
        <w:pStyle w:val="NormalWeb"/>
        <w:spacing w:after="0" w:afterAutospacing="0"/>
        <w:rPr>
          <w:iCs/>
          <w:color w:val="000000"/>
          <w:sz w:val="28"/>
          <w:szCs w:val="28"/>
          <w:highlight w:val="yellow"/>
        </w:rPr>
      </w:pPr>
      <w:r w:rsidRPr="004F777E">
        <w:rPr>
          <w:iCs/>
          <w:color w:val="000000"/>
          <w:sz w:val="28"/>
          <w:szCs w:val="28"/>
          <w:highlight w:val="yellow"/>
        </w:rPr>
        <w:t>Key:</w:t>
      </w:r>
    </w:p>
    <w:p w14:paraId="4206409F" w14:textId="13B48453" w:rsidR="004F777E" w:rsidRPr="004F777E" w:rsidRDefault="004F777E" w:rsidP="004F777E">
      <w:pPr>
        <w:pStyle w:val="NormalWeb"/>
        <w:numPr>
          <w:ilvl w:val="0"/>
          <w:numId w:val="15"/>
        </w:numPr>
        <w:rPr>
          <w:iCs/>
          <w:color w:val="000000"/>
          <w:sz w:val="28"/>
          <w:szCs w:val="28"/>
          <w:highlight w:val="yellow"/>
        </w:rPr>
      </w:pPr>
      <w:r w:rsidRPr="004F777E">
        <w:rPr>
          <w:iCs/>
          <w:color w:val="000000"/>
          <w:sz w:val="28"/>
          <w:szCs w:val="28"/>
          <w:highlight w:val="yellow"/>
        </w:rPr>
        <w:t xml:space="preserve">It involves good manners of eating, appropriate ways of greeting and talking to people, and giving and receiving gifts. </w:t>
      </w:r>
    </w:p>
    <w:p w14:paraId="04E9DB3F" w14:textId="5DA9E308" w:rsidR="004F777E" w:rsidRPr="004F777E" w:rsidRDefault="004F777E" w:rsidP="004F777E">
      <w:pPr>
        <w:pStyle w:val="NormalWeb"/>
        <w:numPr>
          <w:ilvl w:val="0"/>
          <w:numId w:val="15"/>
        </w:numPr>
        <w:rPr>
          <w:iCs/>
          <w:color w:val="000000"/>
          <w:sz w:val="28"/>
          <w:szCs w:val="28"/>
          <w:highlight w:val="yellow"/>
        </w:rPr>
      </w:pPr>
      <w:r w:rsidRPr="004F777E">
        <w:rPr>
          <w:iCs/>
          <w:color w:val="000000"/>
          <w:sz w:val="28"/>
          <w:szCs w:val="28"/>
          <w:highlight w:val="yellow"/>
        </w:rPr>
        <w:t xml:space="preserve">In the United States, people shake hands firmly for a short time, while in the Middle East, they hold hands gently for a longer time. </w:t>
      </w:r>
    </w:p>
    <w:p w14:paraId="1A8CBE4E" w14:textId="5977979A" w:rsidR="004F777E" w:rsidRPr="004F777E" w:rsidRDefault="004F777E" w:rsidP="004F777E">
      <w:pPr>
        <w:pStyle w:val="NormalWeb"/>
        <w:numPr>
          <w:ilvl w:val="0"/>
          <w:numId w:val="15"/>
        </w:numPr>
        <w:rPr>
          <w:iCs/>
          <w:color w:val="000000"/>
          <w:sz w:val="28"/>
          <w:szCs w:val="28"/>
          <w:highlight w:val="yellow"/>
        </w:rPr>
      </w:pPr>
      <w:r w:rsidRPr="004F777E">
        <w:rPr>
          <w:iCs/>
          <w:color w:val="000000"/>
          <w:sz w:val="28"/>
          <w:szCs w:val="28"/>
          <w:highlight w:val="yellow"/>
        </w:rPr>
        <w:t xml:space="preserve">Because it helps them be polite and make a good impression. </w:t>
      </w:r>
    </w:p>
    <w:p w14:paraId="59171E08" w14:textId="42F0A07F" w:rsidR="00FC40B7" w:rsidRPr="004F777E" w:rsidRDefault="004F777E" w:rsidP="004F777E">
      <w:pPr>
        <w:pStyle w:val="NormalWeb"/>
        <w:numPr>
          <w:ilvl w:val="0"/>
          <w:numId w:val="15"/>
        </w:numPr>
        <w:spacing w:after="0" w:afterAutospacing="0"/>
        <w:rPr>
          <w:iCs/>
          <w:color w:val="000000"/>
          <w:sz w:val="28"/>
          <w:szCs w:val="28"/>
          <w:highlight w:val="yellow"/>
        </w:rPr>
      </w:pPr>
      <w:r w:rsidRPr="004F777E">
        <w:rPr>
          <w:iCs/>
          <w:color w:val="000000"/>
          <w:sz w:val="28"/>
          <w:szCs w:val="28"/>
          <w:highlight w:val="yellow"/>
        </w:rPr>
        <w:t>It helps people make friends and do business successfully.</w:t>
      </w:r>
    </w:p>
    <w:p w14:paraId="324177C5" w14:textId="77777777" w:rsidR="004F777E" w:rsidRPr="00694FAA" w:rsidRDefault="004F777E" w:rsidP="004F777E">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 xml:space="preserve">PART D: WRITING </w:t>
      </w:r>
    </w:p>
    <w:p w14:paraId="149C89C6" w14:textId="77777777" w:rsidR="004F777E" w:rsidRDefault="004F777E" w:rsidP="004F777E">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 Complete each of the following sentences in such a way that it is as similar as possible in meaning to the original sentence.</w:t>
      </w:r>
    </w:p>
    <w:p w14:paraId="6F7FEB35" w14:textId="65A332FD" w:rsidR="00FC40B7" w:rsidRPr="00B556E2" w:rsidRDefault="00FC40B7" w:rsidP="004F777E">
      <w:pPr>
        <w:pStyle w:val="NormalWeb"/>
        <w:numPr>
          <w:ilvl w:val="0"/>
          <w:numId w:val="15"/>
        </w:numPr>
        <w:spacing w:before="0" w:beforeAutospacing="0" w:after="0" w:afterAutospacing="0" w:line="276" w:lineRule="auto"/>
        <w:jc w:val="both"/>
        <w:rPr>
          <w:iCs/>
          <w:color w:val="000000"/>
          <w:sz w:val="28"/>
          <w:szCs w:val="28"/>
        </w:rPr>
      </w:pPr>
      <w:r w:rsidRPr="00B556E2">
        <w:rPr>
          <w:iCs/>
          <w:color w:val="000000"/>
          <w:sz w:val="28"/>
          <w:szCs w:val="28"/>
        </w:rPr>
        <w:t>I regret that she didn’t give me a chance to tell her the truth.</w:t>
      </w:r>
    </w:p>
    <w:p w14:paraId="6C8449AD" w14:textId="6E0F188D" w:rsidR="00907E30" w:rsidRDefault="004F777E" w:rsidP="004F777E">
      <w:pPr>
        <w:pStyle w:val="NormalWeb"/>
        <w:spacing w:before="0" w:beforeAutospacing="0" w:after="0" w:afterAutospacing="0" w:line="276" w:lineRule="auto"/>
        <w:jc w:val="both"/>
        <w:rPr>
          <w:iCs/>
          <w:color w:val="000000"/>
          <w:sz w:val="28"/>
          <w:szCs w:val="28"/>
        </w:rPr>
      </w:pPr>
      <w:r w:rsidRPr="004F777E">
        <w:rPr>
          <w:iCs/>
          <w:color w:val="000000"/>
          <w:sz w:val="28"/>
          <w:szCs w:val="28"/>
        </w:rPr>
        <w:t>=</w:t>
      </w:r>
      <w:r>
        <w:rPr>
          <w:iCs/>
          <w:color w:val="000000"/>
          <w:sz w:val="28"/>
          <w:szCs w:val="28"/>
        </w:rPr>
        <w:t>&gt; I wish ____________________________________________________</w:t>
      </w:r>
    </w:p>
    <w:p w14:paraId="57C426E4" w14:textId="77777777" w:rsidR="003328C3" w:rsidRDefault="00907E30" w:rsidP="003328C3">
      <w:pPr>
        <w:pStyle w:val="NormalWeb"/>
        <w:spacing w:before="0" w:beforeAutospacing="0" w:after="0" w:afterAutospacing="0" w:line="276" w:lineRule="auto"/>
        <w:jc w:val="both"/>
        <w:rPr>
          <w:iCs/>
          <w:color w:val="000000"/>
          <w:sz w:val="28"/>
          <w:szCs w:val="28"/>
        </w:rPr>
      </w:pPr>
      <w:ins w:id="5" w:author="Author">
        <w:r w:rsidRPr="00543FCB">
          <w:rPr>
            <w:iCs/>
            <w:color w:val="000000"/>
            <w:sz w:val="28"/>
            <w:szCs w:val="28"/>
            <w:highlight w:val="yellow"/>
          </w:rPr>
          <w:t>I wish she had given me a chance to tell her the truth</w:t>
        </w:r>
      </w:ins>
    </w:p>
    <w:p w14:paraId="28D21FA5" w14:textId="67EC678E" w:rsidR="00AB22A9" w:rsidRPr="00AB22A9" w:rsidRDefault="003328C3" w:rsidP="003328C3">
      <w:pPr>
        <w:pStyle w:val="NormalWeb"/>
        <w:spacing w:before="0" w:beforeAutospacing="0" w:after="0" w:afterAutospacing="0" w:line="276" w:lineRule="auto"/>
        <w:jc w:val="both"/>
        <w:rPr>
          <w:iCs/>
          <w:color w:val="000000"/>
          <w:sz w:val="28"/>
          <w:szCs w:val="28"/>
        </w:rPr>
      </w:pPr>
      <w:r>
        <w:rPr>
          <w:iCs/>
          <w:color w:val="000000"/>
          <w:sz w:val="28"/>
          <w:szCs w:val="28"/>
        </w:rPr>
        <w:t xml:space="preserve">30. </w:t>
      </w:r>
      <w:r w:rsidR="00AB22A9" w:rsidRPr="00AB22A9">
        <w:rPr>
          <w:iCs/>
          <w:color w:val="000000"/>
          <w:sz w:val="28"/>
          <w:szCs w:val="28"/>
        </w:rPr>
        <w:t>Natalie studied physics at the University of California. Then she became a staff writer for Live Science. (before)</w:t>
      </w:r>
    </w:p>
    <w:p w14:paraId="0AC45583" w14:textId="5C833F26" w:rsidR="00AB22A9" w:rsidRDefault="00AB22A9" w:rsidP="00AB22A9">
      <w:pPr>
        <w:pStyle w:val="NormalWeb"/>
        <w:spacing w:after="0"/>
        <w:jc w:val="both"/>
        <w:rPr>
          <w:ins w:id="6" w:author="Author"/>
          <w:iCs/>
          <w:color w:val="000000"/>
          <w:sz w:val="28"/>
          <w:szCs w:val="28"/>
        </w:rPr>
      </w:pPr>
      <w:r w:rsidRPr="00AB22A9">
        <w:rPr>
          <w:iCs/>
          <w:color w:val="000000"/>
          <w:sz w:val="28"/>
          <w:szCs w:val="28"/>
        </w:rPr>
        <w:t>=&gt; Natalie ____________________________________</w:t>
      </w:r>
    </w:p>
    <w:p w14:paraId="3F6AEE95" w14:textId="1B235E86" w:rsidR="00907E30" w:rsidRPr="00543FCB" w:rsidRDefault="00907E30" w:rsidP="00AB22A9">
      <w:pPr>
        <w:pStyle w:val="NormalWeb"/>
        <w:spacing w:after="0"/>
        <w:jc w:val="both"/>
        <w:rPr>
          <w:iCs/>
          <w:color w:val="FF0000"/>
          <w:sz w:val="28"/>
          <w:szCs w:val="28"/>
        </w:rPr>
      </w:pPr>
      <w:ins w:id="7" w:author="Author">
        <w:r w:rsidRPr="00543FCB">
          <w:rPr>
            <w:iCs/>
            <w:color w:val="FF0000"/>
            <w:sz w:val="28"/>
            <w:szCs w:val="28"/>
          </w:rPr>
          <w:t xml:space="preserve">Natalie </w:t>
        </w:r>
      </w:ins>
      <w:r w:rsidR="00543FCB" w:rsidRPr="00543FCB">
        <w:rPr>
          <w:iCs/>
          <w:color w:val="FF0000"/>
          <w:sz w:val="28"/>
          <w:szCs w:val="28"/>
        </w:rPr>
        <w:t xml:space="preserve">had </w:t>
      </w:r>
      <w:ins w:id="8" w:author="Author">
        <w:r w:rsidR="00543FCB" w:rsidRPr="00543FCB">
          <w:rPr>
            <w:iCs/>
            <w:color w:val="FF0000"/>
            <w:sz w:val="28"/>
            <w:szCs w:val="28"/>
          </w:rPr>
          <w:t>studied physics a</w:t>
        </w:r>
      </w:ins>
      <w:r w:rsidR="00543FCB" w:rsidRPr="00543FCB">
        <w:rPr>
          <w:iCs/>
          <w:color w:val="FF0000"/>
          <w:sz w:val="28"/>
          <w:szCs w:val="28"/>
        </w:rPr>
        <w:t>t</w:t>
      </w:r>
      <w:ins w:id="9" w:author="Author">
        <w:r w:rsidR="00543FCB" w:rsidRPr="00543FCB">
          <w:rPr>
            <w:iCs/>
            <w:color w:val="FF0000"/>
            <w:sz w:val="28"/>
            <w:szCs w:val="28"/>
          </w:rPr>
          <w:t xml:space="preserve"> the University of California</w:t>
        </w:r>
      </w:ins>
      <w:r w:rsidR="00543FCB" w:rsidRPr="00543FCB">
        <w:rPr>
          <w:iCs/>
          <w:color w:val="FF0000"/>
          <w:sz w:val="28"/>
          <w:szCs w:val="28"/>
        </w:rPr>
        <w:t xml:space="preserve"> </w:t>
      </w:r>
      <w:ins w:id="10" w:author="Author">
        <w:r w:rsidRPr="00543FCB">
          <w:rPr>
            <w:iCs/>
            <w:color w:val="FF0000"/>
            <w:sz w:val="28"/>
            <w:szCs w:val="28"/>
          </w:rPr>
          <w:t>before she</w:t>
        </w:r>
        <w:r w:rsidR="00543FCB" w:rsidRPr="00543FCB">
          <w:rPr>
            <w:iCs/>
            <w:color w:val="FF0000"/>
            <w:sz w:val="28"/>
            <w:szCs w:val="28"/>
          </w:rPr>
          <w:t xml:space="preserve"> bec</w:t>
        </w:r>
      </w:ins>
      <w:r w:rsidR="00543FCB" w:rsidRPr="00543FCB">
        <w:rPr>
          <w:iCs/>
          <w:color w:val="FF0000"/>
          <w:sz w:val="28"/>
          <w:szCs w:val="28"/>
        </w:rPr>
        <w:t>a</w:t>
      </w:r>
      <w:ins w:id="11" w:author="Author">
        <w:r w:rsidR="00543FCB" w:rsidRPr="00543FCB">
          <w:rPr>
            <w:iCs/>
            <w:color w:val="FF0000"/>
            <w:sz w:val="28"/>
            <w:szCs w:val="28"/>
          </w:rPr>
          <w:t>me a staff writer for Live Science</w:t>
        </w:r>
      </w:ins>
    </w:p>
    <w:p w14:paraId="4A401325" w14:textId="4A384596" w:rsidR="00FC40B7" w:rsidRDefault="00FC40B7" w:rsidP="003328C3">
      <w:pPr>
        <w:pStyle w:val="NormalWeb"/>
        <w:numPr>
          <w:ilvl w:val="0"/>
          <w:numId w:val="25"/>
        </w:numPr>
        <w:spacing w:before="0" w:beforeAutospacing="0" w:after="0" w:afterAutospacing="0" w:line="276" w:lineRule="auto"/>
        <w:jc w:val="both"/>
        <w:rPr>
          <w:iCs/>
          <w:color w:val="000000"/>
          <w:sz w:val="28"/>
          <w:szCs w:val="28"/>
        </w:rPr>
      </w:pPr>
      <w:r w:rsidRPr="00B556E2">
        <w:rPr>
          <w:iCs/>
          <w:color w:val="000000"/>
          <w:sz w:val="28"/>
          <w:szCs w:val="28"/>
        </w:rPr>
        <w:lastRenderedPageBreak/>
        <w:t>Matt last wrote to his pen pal ten months ago.</w:t>
      </w:r>
    </w:p>
    <w:p w14:paraId="1C693F29" w14:textId="0D458B54" w:rsidR="00AB22A9" w:rsidRDefault="00AB22A9" w:rsidP="00AB22A9">
      <w:pPr>
        <w:pStyle w:val="NormalWeb"/>
        <w:spacing w:before="0" w:beforeAutospacing="0" w:after="0" w:afterAutospacing="0" w:line="276" w:lineRule="auto"/>
        <w:jc w:val="both"/>
        <w:rPr>
          <w:ins w:id="12" w:author="Author"/>
          <w:iCs/>
          <w:color w:val="000000"/>
          <w:sz w:val="28"/>
          <w:szCs w:val="28"/>
        </w:rPr>
      </w:pPr>
      <w:r w:rsidRPr="00AB22A9">
        <w:rPr>
          <w:iCs/>
          <w:color w:val="000000"/>
          <w:sz w:val="28"/>
          <w:szCs w:val="28"/>
        </w:rPr>
        <w:t>=</w:t>
      </w:r>
      <w:r>
        <w:rPr>
          <w:iCs/>
          <w:color w:val="000000"/>
          <w:sz w:val="28"/>
          <w:szCs w:val="28"/>
        </w:rPr>
        <w:t>&gt; Matt</w:t>
      </w:r>
    </w:p>
    <w:p w14:paraId="7724BC64" w14:textId="344E5DE6" w:rsidR="00907E30" w:rsidRPr="00B556E2" w:rsidRDefault="00907E30" w:rsidP="00AB22A9">
      <w:pPr>
        <w:pStyle w:val="NormalWeb"/>
        <w:spacing w:before="0" w:beforeAutospacing="0" w:after="0" w:afterAutospacing="0" w:line="276" w:lineRule="auto"/>
        <w:jc w:val="both"/>
        <w:rPr>
          <w:iCs/>
          <w:color w:val="000000"/>
          <w:sz w:val="28"/>
          <w:szCs w:val="28"/>
        </w:rPr>
      </w:pPr>
      <w:ins w:id="13" w:author="Author">
        <w:r w:rsidRPr="00543FCB">
          <w:rPr>
            <w:iCs/>
            <w:color w:val="000000"/>
            <w:sz w:val="28"/>
            <w:szCs w:val="28"/>
            <w:highlight w:val="yellow"/>
          </w:rPr>
          <w:t>Matt hasn’t written to his pen pal for ten months</w:t>
        </w:r>
      </w:ins>
    </w:p>
    <w:p w14:paraId="1DB3BD99" w14:textId="66A88F44" w:rsidR="00FC40B7" w:rsidRPr="00B556E2" w:rsidRDefault="00FC40B7" w:rsidP="003328C3">
      <w:pPr>
        <w:pStyle w:val="NormalWeb"/>
        <w:numPr>
          <w:ilvl w:val="0"/>
          <w:numId w:val="25"/>
        </w:numPr>
        <w:spacing w:before="0" w:beforeAutospacing="0" w:after="0" w:afterAutospacing="0" w:line="276" w:lineRule="auto"/>
        <w:jc w:val="both"/>
        <w:rPr>
          <w:iCs/>
          <w:color w:val="000000"/>
          <w:sz w:val="28"/>
          <w:szCs w:val="28"/>
        </w:rPr>
      </w:pPr>
      <w:r w:rsidRPr="00B556E2">
        <w:rPr>
          <w:iCs/>
          <w:color w:val="000000"/>
          <w:sz w:val="28"/>
          <w:szCs w:val="28"/>
        </w:rPr>
        <w:t>If you work hard, you will find it easy to get good marks.</w:t>
      </w:r>
    </w:p>
    <w:p w14:paraId="11CA6111" w14:textId="0D5FD6DB" w:rsidR="00FC40B7" w:rsidRDefault="00391672" w:rsidP="00391672">
      <w:pPr>
        <w:pStyle w:val="NormalWeb"/>
        <w:spacing w:before="0" w:beforeAutospacing="0" w:after="0" w:afterAutospacing="0" w:line="276" w:lineRule="auto"/>
        <w:jc w:val="both"/>
        <w:rPr>
          <w:ins w:id="14" w:author="Author"/>
          <w:iCs/>
          <w:color w:val="000000"/>
          <w:sz w:val="28"/>
          <w:szCs w:val="28"/>
        </w:rPr>
      </w:pPr>
      <w:r w:rsidRPr="00391672">
        <w:rPr>
          <w:iCs/>
          <w:color w:val="000000"/>
          <w:sz w:val="28"/>
          <w:szCs w:val="28"/>
        </w:rPr>
        <w:t>=</w:t>
      </w:r>
      <w:r>
        <w:rPr>
          <w:iCs/>
          <w:color w:val="000000"/>
          <w:sz w:val="28"/>
          <w:szCs w:val="28"/>
        </w:rPr>
        <w:t xml:space="preserve">&gt; </w:t>
      </w:r>
      <w:r w:rsidR="00AB22A9">
        <w:rPr>
          <w:iCs/>
          <w:color w:val="000000"/>
          <w:sz w:val="28"/>
          <w:szCs w:val="28"/>
        </w:rPr>
        <w:t>The harder______________________________________________</w:t>
      </w:r>
    </w:p>
    <w:p w14:paraId="74DA9209" w14:textId="1A05CA4F" w:rsidR="00907E30" w:rsidRDefault="00907E30" w:rsidP="00391672">
      <w:pPr>
        <w:pStyle w:val="NormalWeb"/>
        <w:spacing w:before="0" w:beforeAutospacing="0" w:after="0" w:afterAutospacing="0" w:line="276" w:lineRule="auto"/>
        <w:jc w:val="both"/>
        <w:rPr>
          <w:iCs/>
          <w:color w:val="000000"/>
          <w:sz w:val="28"/>
          <w:szCs w:val="28"/>
        </w:rPr>
      </w:pPr>
      <w:ins w:id="15" w:author="Author">
        <w:r w:rsidRPr="00543FCB">
          <w:rPr>
            <w:iCs/>
            <w:color w:val="000000"/>
            <w:sz w:val="28"/>
            <w:szCs w:val="28"/>
            <w:highlight w:val="yellow"/>
          </w:rPr>
          <w:t xml:space="preserve">The harder you work, the </w:t>
        </w:r>
        <w:r w:rsidR="000A4AF8" w:rsidRPr="00543FCB">
          <w:rPr>
            <w:iCs/>
            <w:color w:val="000000"/>
            <w:sz w:val="28"/>
            <w:szCs w:val="28"/>
            <w:highlight w:val="yellow"/>
          </w:rPr>
          <w:t>easier you will find it to get good marks</w:t>
        </w:r>
      </w:ins>
    </w:p>
    <w:p w14:paraId="55F4C7DF" w14:textId="0AF1C991" w:rsidR="00AB22A9" w:rsidRDefault="00AB22A9" w:rsidP="003328C3">
      <w:pPr>
        <w:pStyle w:val="NormalWeb"/>
        <w:numPr>
          <w:ilvl w:val="0"/>
          <w:numId w:val="25"/>
        </w:numPr>
        <w:spacing w:before="0" w:beforeAutospacing="0" w:after="0" w:afterAutospacing="0" w:line="276" w:lineRule="auto"/>
        <w:jc w:val="both"/>
        <w:rPr>
          <w:iCs/>
          <w:color w:val="000000"/>
          <w:sz w:val="28"/>
          <w:szCs w:val="28"/>
        </w:rPr>
      </w:pPr>
      <w:r>
        <w:rPr>
          <w:iCs/>
          <w:color w:val="000000"/>
          <w:sz w:val="28"/>
          <w:szCs w:val="28"/>
        </w:rPr>
        <w:t xml:space="preserve"> He studied diligently. He wanted to pass the final exams with flying colors.(so that)</w:t>
      </w:r>
    </w:p>
    <w:p w14:paraId="4C019EFB" w14:textId="71C6AC22" w:rsidR="00AB22A9" w:rsidRDefault="00AB22A9" w:rsidP="00AB22A9">
      <w:pPr>
        <w:pStyle w:val="NormalWeb"/>
        <w:spacing w:before="0" w:beforeAutospacing="0" w:after="0" w:afterAutospacing="0" w:line="276" w:lineRule="auto"/>
        <w:jc w:val="both"/>
        <w:rPr>
          <w:ins w:id="16" w:author="Author"/>
          <w:iCs/>
          <w:color w:val="000000"/>
          <w:sz w:val="28"/>
          <w:szCs w:val="28"/>
        </w:rPr>
      </w:pPr>
      <w:r w:rsidRPr="00AB22A9">
        <w:rPr>
          <w:iCs/>
          <w:color w:val="000000"/>
          <w:sz w:val="28"/>
          <w:szCs w:val="28"/>
        </w:rPr>
        <w:t>=</w:t>
      </w:r>
      <w:r>
        <w:rPr>
          <w:iCs/>
          <w:color w:val="000000"/>
          <w:sz w:val="28"/>
          <w:szCs w:val="28"/>
        </w:rPr>
        <w:t>&gt; He ___________________________________________________</w:t>
      </w:r>
    </w:p>
    <w:p w14:paraId="51CDA546" w14:textId="6F98E21C" w:rsidR="000A4AF8" w:rsidRPr="00B556E2" w:rsidRDefault="000A4AF8" w:rsidP="00AB22A9">
      <w:pPr>
        <w:pStyle w:val="NormalWeb"/>
        <w:spacing w:before="0" w:beforeAutospacing="0" w:after="0" w:afterAutospacing="0" w:line="276" w:lineRule="auto"/>
        <w:jc w:val="both"/>
        <w:rPr>
          <w:iCs/>
          <w:color w:val="000000"/>
          <w:sz w:val="28"/>
          <w:szCs w:val="28"/>
        </w:rPr>
      </w:pPr>
      <w:ins w:id="17" w:author="Author">
        <w:r w:rsidRPr="00543FCB">
          <w:rPr>
            <w:iCs/>
            <w:color w:val="000000"/>
            <w:sz w:val="28"/>
            <w:szCs w:val="28"/>
            <w:highlight w:val="yellow"/>
          </w:rPr>
          <w:t>He studied diligently so that he could pass the final exams with flying colors</w:t>
        </w:r>
      </w:ins>
    </w:p>
    <w:p w14:paraId="0829CD08" w14:textId="469AFB0B" w:rsidR="00013D3C" w:rsidRDefault="00391672" w:rsidP="003328C3">
      <w:pPr>
        <w:pStyle w:val="ListParagraph"/>
        <w:numPr>
          <w:ilvl w:val="0"/>
          <w:numId w:val="25"/>
        </w:numPr>
        <w:rPr>
          <w:rFonts w:ascii="Times New Roman" w:hAnsi="Times New Roman" w:cs="Times New Roman"/>
          <w:bCs/>
          <w:iCs/>
          <w:sz w:val="28"/>
          <w:szCs w:val="28"/>
        </w:rPr>
      </w:pPr>
      <w:r w:rsidRPr="00391672">
        <w:rPr>
          <w:rFonts w:ascii="Times New Roman" w:hAnsi="Times New Roman" w:cs="Times New Roman"/>
          <w:bCs/>
          <w:iCs/>
          <w:sz w:val="28"/>
          <w:szCs w:val="28"/>
        </w:rPr>
        <w:t>I didn’t understand the lesson until my teacher explained it again.</w:t>
      </w:r>
      <w:r w:rsidRPr="00391672">
        <w:rPr>
          <w:rFonts w:ascii="Times New Roman" w:hAnsi="Times New Roman" w:cs="Times New Roman"/>
          <w:bCs/>
          <w:iCs/>
          <w:sz w:val="28"/>
          <w:szCs w:val="28"/>
        </w:rPr>
        <w:br/>
        <w:t>→ Not until ______________________________________________</w:t>
      </w:r>
    </w:p>
    <w:p w14:paraId="6695F5A5" w14:textId="34A1DB9D" w:rsidR="000A4AF8" w:rsidRPr="000A4AF8" w:rsidRDefault="000A4AF8" w:rsidP="000A4AF8">
      <w:pPr>
        <w:rPr>
          <w:rFonts w:ascii="Times New Roman" w:hAnsi="Times New Roman" w:cs="Times New Roman"/>
          <w:b/>
          <w:i/>
          <w:sz w:val="28"/>
          <w:szCs w:val="28"/>
        </w:rPr>
      </w:pPr>
      <w:ins w:id="18" w:author="Author">
        <w:r w:rsidRPr="00543FCB">
          <w:rPr>
            <w:rFonts w:ascii="Times New Roman" w:hAnsi="Times New Roman" w:cs="Times New Roman"/>
            <w:b/>
            <w:i/>
            <w:sz w:val="28"/>
            <w:szCs w:val="28"/>
            <w:highlight w:val="yellow"/>
          </w:rPr>
          <w:t>Not until my teacher explained the lesson again did I understand it</w:t>
        </w:r>
      </w:ins>
    </w:p>
    <w:p w14:paraId="2BF9EBB0" w14:textId="4486130F" w:rsidR="00907E30" w:rsidRPr="00907E30" w:rsidRDefault="00907E30" w:rsidP="00907E30">
      <w:pPr>
        <w:pStyle w:val="ListParagraph"/>
        <w:ind w:left="360"/>
        <w:rPr>
          <w:rFonts w:ascii="Times New Roman" w:hAnsi="Times New Roman" w:cs="Times New Roman"/>
          <w:b/>
          <w:i/>
          <w:sz w:val="28"/>
          <w:szCs w:val="28"/>
        </w:rPr>
      </w:pPr>
      <w:r w:rsidRPr="00907E30">
        <w:rPr>
          <w:rFonts w:ascii="Times New Roman" w:hAnsi="Times New Roman" w:cs="Times New Roman"/>
          <w:b/>
          <w:i/>
          <w:sz w:val="28"/>
          <w:szCs w:val="28"/>
        </w:rPr>
        <w:t xml:space="preserve">S + </w:t>
      </w:r>
      <w:proofErr w:type="spellStart"/>
      <w:r w:rsidRPr="00907E30">
        <w:rPr>
          <w:rFonts w:ascii="Times New Roman" w:hAnsi="Times New Roman" w:cs="Times New Roman"/>
          <w:b/>
          <w:i/>
          <w:sz w:val="28"/>
          <w:szCs w:val="28"/>
        </w:rPr>
        <w:t>trợ</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động</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từ</w:t>
      </w:r>
      <w:proofErr w:type="spellEnd"/>
      <w:r w:rsidRPr="00907E30">
        <w:rPr>
          <w:rFonts w:ascii="Times New Roman" w:hAnsi="Times New Roman" w:cs="Times New Roman"/>
          <w:b/>
          <w:i/>
          <w:sz w:val="28"/>
          <w:szCs w:val="28"/>
        </w:rPr>
        <w:t xml:space="preserve"> + not + V + until + (</w:t>
      </w:r>
      <w:proofErr w:type="spellStart"/>
      <w:r w:rsidRPr="00907E30">
        <w:rPr>
          <w:rFonts w:ascii="Times New Roman" w:hAnsi="Times New Roman" w:cs="Times New Roman"/>
          <w:b/>
          <w:i/>
          <w:sz w:val="28"/>
          <w:szCs w:val="28"/>
        </w:rPr>
        <w:t>thời</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gian</w:t>
      </w:r>
      <w:proofErr w:type="spellEnd"/>
      <w:r w:rsidRPr="00907E30">
        <w:rPr>
          <w:rFonts w:ascii="Times New Roman" w:hAnsi="Times New Roman" w:cs="Times New Roman"/>
          <w:b/>
          <w:i/>
          <w:sz w:val="28"/>
          <w:szCs w:val="28"/>
        </w:rPr>
        <w:t>/</w:t>
      </w:r>
      <w:proofErr w:type="spellStart"/>
      <w:r w:rsidRPr="00907E30">
        <w:rPr>
          <w:rFonts w:ascii="Times New Roman" w:hAnsi="Times New Roman" w:cs="Times New Roman"/>
          <w:b/>
          <w:i/>
          <w:sz w:val="28"/>
          <w:szCs w:val="28"/>
        </w:rPr>
        <w:t>mệnh</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đề</w:t>
      </w:r>
      <w:proofErr w:type="spellEnd"/>
      <w:r w:rsidRPr="00907E30">
        <w:rPr>
          <w:rFonts w:ascii="Times New Roman" w:hAnsi="Times New Roman" w:cs="Times New Roman"/>
          <w:b/>
          <w:i/>
          <w:sz w:val="28"/>
          <w:szCs w:val="28"/>
        </w:rPr>
        <w:t>)</w:t>
      </w:r>
    </w:p>
    <w:p w14:paraId="36BF456B" w14:textId="64DFB3BA" w:rsidR="00907E30" w:rsidRPr="00907E30" w:rsidRDefault="00907E30" w:rsidP="00907E30">
      <w:pPr>
        <w:pStyle w:val="ListParagraph"/>
        <w:ind w:left="360"/>
        <w:rPr>
          <w:rFonts w:ascii="Times New Roman" w:hAnsi="Times New Roman" w:cs="Times New Roman"/>
          <w:b/>
          <w:i/>
          <w:sz w:val="28"/>
          <w:szCs w:val="28"/>
        </w:rPr>
      </w:pPr>
      <w:r w:rsidRPr="00907E30">
        <w:rPr>
          <w:rFonts w:ascii="Times New Roman" w:hAnsi="Times New Roman" w:cs="Times New Roman"/>
          <w:b/>
          <w:i/>
          <w:sz w:val="28"/>
          <w:szCs w:val="28"/>
        </w:rPr>
        <w:t>=&gt;Not until + (</w:t>
      </w:r>
      <w:proofErr w:type="spellStart"/>
      <w:r w:rsidRPr="00907E30">
        <w:rPr>
          <w:rFonts w:ascii="Times New Roman" w:hAnsi="Times New Roman" w:cs="Times New Roman"/>
          <w:b/>
          <w:i/>
          <w:sz w:val="28"/>
          <w:szCs w:val="28"/>
        </w:rPr>
        <w:t>thời</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gian</w:t>
      </w:r>
      <w:proofErr w:type="spellEnd"/>
      <w:r w:rsidRPr="00907E30">
        <w:rPr>
          <w:rFonts w:ascii="Times New Roman" w:hAnsi="Times New Roman" w:cs="Times New Roman"/>
          <w:b/>
          <w:i/>
          <w:sz w:val="28"/>
          <w:szCs w:val="28"/>
        </w:rPr>
        <w:t>/</w:t>
      </w:r>
      <w:proofErr w:type="spellStart"/>
      <w:r w:rsidRPr="00907E30">
        <w:rPr>
          <w:rFonts w:ascii="Times New Roman" w:hAnsi="Times New Roman" w:cs="Times New Roman"/>
          <w:b/>
          <w:i/>
          <w:sz w:val="28"/>
          <w:szCs w:val="28"/>
        </w:rPr>
        <w:t>mệnh</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đề</w:t>
      </w:r>
      <w:proofErr w:type="spellEnd"/>
      <w:r w:rsidRPr="00907E30">
        <w:rPr>
          <w:rFonts w:ascii="Times New Roman" w:hAnsi="Times New Roman" w:cs="Times New Roman"/>
          <w:b/>
          <w:i/>
          <w:sz w:val="28"/>
          <w:szCs w:val="28"/>
        </w:rPr>
        <w:t xml:space="preserve">) + </w:t>
      </w:r>
      <w:proofErr w:type="spellStart"/>
      <w:r w:rsidRPr="00907E30">
        <w:rPr>
          <w:rFonts w:ascii="Times New Roman" w:hAnsi="Times New Roman" w:cs="Times New Roman"/>
          <w:b/>
          <w:i/>
          <w:sz w:val="28"/>
          <w:szCs w:val="28"/>
        </w:rPr>
        <w:t>Trợ</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động</w:t>
      </w:r>
      <w:proofErr w:type="spellEnd"/>
      <w:r w:rsidRPr="00907E30">
        <w:rPr>
          <w:rFonts w:ascii="Times New Roman" w:hAnsi="Times New Roman" w:cs="Times New Roman"/>
          <w:b/>
          <w:i/>
          <w:sz w:val="28"/>
          <w:szCs w:val="28"/>
        </w:rPr>
        <w:t xml:space="preserve"> </w:t>
      </w:r>
      <w:proofErr w:type="spellStart"/>
      <w:r w:rsidRPr="00907E30">
        <w:rPr>
          <w:rFonts w:ascii="Times New Roman" w:hAnsi="Times New Roman" w:cs="Times New Roman"/>
          <w:b/>
          <w:i/>
          <w:sz w:val="28"/>
          <w:szCs w:val="28"/>
        </w:rPr>
        <w:t>từ</w:t>
      </w:r>
      <w:proofErr w:type="spellEnd"/>
      <w:r w:rsidRPr="00907E30">
        <w:rPr>
          <w:rFonts w:ascii="Times New Roman" w:hAnsi="Times New Roman" w:cs="Times New Roman"/>
          <w:b/>
          <w:i/>
          <w:sz w:val="28"/>
          <w:szCs w:val="28"/>
        </w:rPr>
        <w:t xml:space="preserve"> + S + V.</w:t>
      </w:r>
    </w:p>
    <w:p w14:paraId="14979140" w14:textId="65DFA030" w:rsidR="00391672" w:rsidRDefault="00391672" w:rsidP="003328C3">
      <w:pPr>
        <w:pStyle w:val="ListParagraph"/>
        <w:numPr>
          <w:ilvl w:val="0"/>
          <w:numId w:val="25"/>
        </w:numPr>
        <w:rPr>
          <w:rFonts w:ascii="Times New Roman" w:hAnsi="Times New Roman" w:cs="Times New Roman"/>
          <w:bCs/>
          <w:iCs/>
          <w:sz w:val="28"/>
          <w:szCs w:val="28"/>
        </w:rPr>
      </w:pPr>
      <w:r>
        <w:rPr>
          <w:rFonts w:ascii="Times New Roman" w:hAnsi="Times New Roman" w:cs="Times New Roman"/>
          <w:bCs/>
          <w:iCs/>
          <w:sz w:val="28"/>
          <w:szCs w:val="28"/>
        </w:rPr>
        <w:t>The students spent ten minutes waiting for their bus.</w:t>
      </w:r>
    </w:p>
    <w:p w14:paraId="615CCCF6" w14:textId="467CCEDE" w:rsidR="00391672" w:rsidRDefault="00391672" w:rsidP="00391672">
      <w:pPr>
        <w:rPr>
          <w:rFonts w:ascii="Times New Roman" w:hAnsi="Times New Roman" w:cs="Times New Roman"/>
          <w:bCs/>
          <w:iCs/>
          <w:sz w:val="28"/>
          <w:szCs w:val="28"/>
        </w:rPr>
      </w:pPr>
      <w:r w:rsidRPr="00391672">
        <w:rPr>
          <w:rFonts w:ascii="Times New Roman" w:hAnsi="Times New Roman" w:cs="Times New Roman"/>
          <w:bCs/>
          <w:iCs/>
          <w:sz w:val="28"/>
          <w:szCs w:val="28"/>
        </w:rPr>
        <w:t>=</w:t>
      </w:r>
      <w:r>
        <w:rPr>
          <w:rFonts w:ascii="Times New Roman" w:hAnsi="Times New Roman" w:cs="Times New Roman"/>
          <w:bCs/>
          <w:iCs/>
          <w:sz w:val="28"/>
          <w:szCs w:val="28"/>
        </w:rPr>
        <w:t>&gt; It ______________________________________________________________</w:t>
      </w:r>
    </w:p>
    <w:p w14:paraId="63152C56" w14:textId="49BBC340" w:rsidR="00543FCB" w:rsidRDefault="00543FCB" w:rsidP="00391672">
      <w:pPr>
        <w:rPr>
          <w:rFonts w:ascii="Times New Roman" w:hAnsi="Times New Roman" w:cs="Times New Roman"/>
          <w:bCs/>
          <w:iCs/>
          <w:sz w:val="28"/>
          <w:szCs w:val="28"/>
        </w:rPr>
      </w:pPr>
      <w:r w:rsidRPr="00543FCB">
        <w:rPr>
          <w:rFonts w:ascii="Times New Roman" w:hAnsi="Times New Roman" w:cs="Times New Roman"/>
          <w:bCs/>
          <w:iCs/>
          <w:sz w:val="28"/>
          <w:szCs w:val="28"/>
          <w:highlight w:val="yellow"/>
        </w:rPr>
        <w:t>It took the students te</w:t>
      </w:r>
      <w:r w:rsidR="008678CF">
        <w:rPr>
          <w:rFonts w:ascii="Times New Roman" w:hAnsi="Times New Roman" w:cs="Times New Roman"/>
          <w:bCs/>
          <w:iCs/>
          <w:sz w:val="28"/>
          <w:szCs w:val="28"/>
          <w:highlight w:val="yellow"/>
        </w:rPr>
        <w:t>n</w:t>
      </w:r>
      <w:r w:rsidRPr="00543FCB">
        <w:rPr>
          <w:rFonts w:ascii="Times New Roman" w:hAnsi="Times New Roman" w:cs="Times New Roman"/>
          <w:bCs/>
          <w:iCs/>
          <w:sz w:val="28"/>
          <w:szCs w:val="28"/>
          <w:highlight w:val="yellow"/>
        </w:rPr>
        <w:t xml:space="preserve"> minutes to wait for their bus.</w:t>
      </w:r>
    </w:p>
    <w:p w14:paraId="7EB3703F" w14:textId="5CEBC921" w:rsidR="00391672" w:rsidRDefault="00391672" w:rsidP="003328C3">
      <w:pPr>
        <w:pStyle w:val="ListParagraph"/>
        <w:numPr>
          <w:ilvl w:val="0"/>
          <w:numId w:val="25"/>
        </w:numPr>
        <w:rPr>
          <w:rFonts w:ascii="Times New Roman" w:hAnsi="Times New Roman" w:cs="Times New Roman"/>
          <w:bCs/>
          <w:iCs/>
          <w:sz w:val="28"/>
          <w:szCs w:val="28"/>
        </w:rPr>
      </w:pPr>
      <w:r>
        <w:rPr>
          <w:rFonts w:ascii="Times New Roman" w:hAnsi="Times New Roman" w:cs="Times New Roman"/>
          <w:bCs/>
          <w:iCs/>
          <w:sz w:val="28"/>
          <w:szCs w:val="28"/>
        </w:rPr>
        <w:t xml:space="preserve"> “ What about teaching the children how to cope with an emergency?” said, Mrs. Thu.</w:t>
      </w:r>
    </w:p>
    <w:p w14:paraId="143CC756" w14:textId="41BED25D" w:rsidR="00391672" w:rsidRDefault="00391672" w:rsidP="00391672">
      <w:pPr>
        <w:rPr>
          <w:ins w:id="19" w:author="Author"/>
          <w:rFonts w:ascii="Times New Roman" w:hAnsi="Times New Roman" w:cs="Times New Roman"/>
          <w:bCs/>
          <w:iCs/>
          <w:sz w:val="28"/>
          <w:szCs w:val="28"/>
        </w:rPr>
      </w:pPr>
      <w:r w:rsidRPr="00391672">
        <w:rPr>
          <w:rFonts w:ascii="Times New Roman" w:hAnsi="Times New Roman" w:cs="Times New Roman"/>
          <w:bCs/>
          <w:iCs/>
          <w:sz w:val="28"/>
          <w:szCs w:val="28"/>
        </w:rPr>
        <w:t>=</w:t>
      </w:r>
      <w:r>
        <w:rPr>
          <w:rFonts w:ascii="Times New Roman" w:hAnsi="Times New Roman" w:cs="Times New Roman"/>
          <w:bCs/>
          <w:iCs/>
          <w:sz w:val="28"/>
          <w:szCs w:val="28"/>
        </w:rPr>
        <w:t>&gt; Mrs. Thu suggested that the children ____________________________________</w:t>
      </w:r>
    </w:p>
    <w:p w14:paraId="40CD1566" w14:textId="2A26B2DF" w:rsidR="000A4AF8" w:rsidRDefault="000A4AF8" w:rsidP="00391672">
      <w:pPr>
        <w:rPr>
          <w:rFonts w:ascii="Times New Roman" w:hAnsi="Times New Roman" w:cs="Times New Roman"/>
          <w:bCs/>
          <w:iCs/>
          <w:sz w:val="28"/>
          <w:szCs w:val="28"/>
        </w:rPr>
      </w:pPr>
      <w:ins w:id="20" w:author="Author">
        <w:r w:rsidRPr="00543FCB">
          <w:rPr>
            <w:rFonts w:ascii="Times New Roman" w:hAnsi="Times New Roman" w:cs="Times New Roman"/>
            <w:bCs/>
            <w:iCs/>
            <w:sz w:val="28"/>
            <w:szCs w:val="28"/>
            <w:highlight w:val="yellow"/>
          </w:rPr>
          <w:t>Mrs. Thu suggested that the children should be taught how to cope with an emergency.</w:t>
        </w:r>
      </w:ins>
    </w:p>
    <w:p w14:paraId="5906A85C" w14:textId="70667F70" w:rsidR="00A471CB" w:rsidRPr="00F251D6" w:rsidRDefault="00A471CB" w:rsidP="00A471CB">
      <w:pPr>
        <w:rPr>
          <w:rFonts w:ascii="Times New Roman" w:hAnsi="Times New Roman" w:cs="Times New Roman"/>
          <w:b/>
          <w:sz w:val="28"/>
          <w:szCs w:val="28"/>
        </w:rPr>
      </w:pPr>
      <w:r w:rsidRPr="00694FAA">
        <w:rPr>
          <w:rFonts w:ascii="Times New Roman" w:eastAsia="Times New Roman" w:hAnsi="Times New Roman" w:cs="Times New Roman"/>
          <w:b/>
          <w:bCs/>
          <w:sz w:val="26"/>
          <w:szCs w:val="26"/>
        </w:rPr>
        <w:t xml:space="preserve">Section II. </w:t>
      </w:r>
      <w:r w:rsidRPr="00F251D6">
        <w:rPr>
          <w:rFonts w:ascii="Times New Roman" w:hAnsi="Times New Roman" w:cs="Times New Roman"/>
          <w:b/>
          <w:sz w:val="28"/>
          <w:szCs w:val="28"/>
        </w:rPr>
        <w:t>Write a paragraph (100 - 120 words) to describe your dream job. Use the following questions as cues</w:t>
      </w:r>
    </w:p>
    <w:p w14:paraId="6F75C27C" w14:textId="77777777" w:rsidR="00A471CB" w:rsidRPr="00F251D6"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What is your dream job?</w:t>
      </w:r>
    </w:p>
    <w:p w14:paraId="13B312EC" w14:textId="77777777" w:rsidR="00A471CB" w:rsidRPr="00F251D6"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What will you do in this job?</w:t>
      </w:r>
    </w:p>
    <w:p w14:paraId="57E9B595" w14:textId="77777777" w:rsidR="00A471CB" w:rsidRPr="00F251D6"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What skills and personal qualities will you need to do the job?</w:t>
      </w:r>
    </w:p>
    <w:p w14:paraId="3BE80AC4" w14:textId="77777777" w:rsidR="00A471CB"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Why do you want to do this job?</w:t>
      </w:r>
    </w:p>
    <w:p w14:paraId="46B45BA9" w14:textId="50117EEA" w:rsidR="003328C3" w:rsidRDefault="003328C3" w:rsidP="00A471CB">
      <w:pPr>
        <w:rPr>
          <w:rFonts w:ascii="Times New Roman" w:hAnsi="Times New Roman" w:cs="Times New Roman"/>
          <w:i/>
          <w:sz w:val="28"/>
          <w:szCs w:val="28"/>
        </w:rPr>
      </w:pPr>
      <w:r w:rsidRPr="003328C3">
        <w:rPr>
          <w:rFonts w:ascii="Times New Roman" w:hAnsi="Times New Roman" w:cs="Times New Roman"/>
          <w:i/>
          <w:sz w:val="28"/>
          <w:szCs w:val="28"/>
          <w:highlight w:val="yellow"/>
        </w:rPr>
        <w:t>Example writing</w:t>
      </w:r>
    </w:p>
    <w:p w14:paraId="174F2D42" w14:textId="77777777" w:rsidR="003328C3" w:rsidRPr="00E078EA" w:rsidRDefault="003328C3" w:rsidP="003328C3">
      <w:pPr>
        <w:spacing w:after="0"/>
        <w:rPr>
          <w:rFonts w:ascii="Times New Roman" w:hAnsi="Times New Roman" w:cs="Times New Roman"/>
          <w:sz w:val="32"/>
          <w:szCs w:val="32"/>
        </w:rPr>
      </w:pPr>
      <w:r w:rsidRPr="00E078EA">
        <w:rPr>
          <w:rFonts w:ascii="Times New Roman" w:hAnsi="Times New Roman" w:cs="Times New Roman"/>
          <w:b/>
          <w:bCs/>
          <w:sz w:val="32"/>
          <w:szCs w:val="32"/>
        </w:rPr>
        <w:t>My future favorite job is to be a teacher because I love sharing knowledge and inspiring students.</w:t>
      </w:r>
      <w:r w:rsidRPr="00E078EA">
        <w:rPr>
          <w:rFonts w:ascii="Times New Roman" w:hAnsi="Times New Roman" w:cs="Times New Roman"/>
          <w:sz w:val="32"/>
          <w:szCs w:val="32"/>
        </w:rPr>
        <w:t xml:space="preserve"> As a teacher, I will have the chance to educate and guide students, create fun and interesting lessons, and help them think critically and solve </w:t>
      </w:r>
      <w:r w:rsidRPr="00E078EA">
        <w:rPr>
          <w:rFonts w:ascii="Times New Roman" w:hAnsi="Times New Roman" w:cs="Times New Roman"/>
          <w:sz w:val="32"/>
          <w:szCs w:val="32"/>
        </w:rPr>
        <w:lastRenderedPageBreak/>
        <w:t xml:space="preserve">problems. I also like that I can teach different subjects such as Mathematics, Science, and Literature. Being a teacher has many benefits. I can make a positive impact on my students’ lives, enjoy job stability, and earn respect in society. Teaching also helps me continue learning and growing as a person. </w:t>
      </w:r>
      <w:r w:rsidRPr="00E078EA">
        <w:rPr>
          <w:rFonts w:ascii="Times New Roman" w:hAnsi="Times New Roman" w:cs="Times New Roman"/>
          <w:b/>
          <w:bCs/>
          <w:sz w:val="32"/>
          <w:szCs w:val="32"/>
        </w:rPr>
        <w:t>In conclusion</w:t>
      </w:r>
      <w:r w:rsidRPr="00E078EA">
        <w:rPr>
          <w:rFonts w:ascii="Times New Roman" w:hAnsi="Times New Roman" w:cs="Times New Roman"/>
          <w:sz w:val="32"/>
          <w:szCs w:val="32"/>
        </w:rPr>
        <w:t>, I want to inspire and educate the next generation. That’s why becoming a teacher is my dream job.</w:t>
      </w:r>
    </w:p>
    <w:p w14:paraId="26E5CD6D" w14:textId="40CD1944" w:rsidR="00A471CB" w:rsidRPr="00391672" w:rsidRDefault="00A471CB" w:rsidP="003328C3">
      <w:pPr>
        <w:spacing w:line="480" w:lineRule="auto"/>
        <w:rPr>
          <w:rFonts w:ascii="Times New Roman" w:hAnsi="Times New Roman" w:cs="Times New Roman"/>
          <w:bCs/>
          <w:iCs/>
          <w:sz w:val="28"/>
          <w:szCs w:val="28"/>
        </w:rPr>
      </w:pPr>
    </w:p>
    <w:sectPr w:rsidR="00A471CB" w:rsidRPr="00391672" w:rsidSect="004D48F5">
      <w:headerReference w:type="default" r:id="rId9"/>
      <w:footerReference w:type="default" r:id="rId10"/>
      <w:pgSz w:w="12240" w:h="15840"/>
      <w:pgMar w:top="720" w:right="720" w:bottom="720" w:left="720" w:header="284"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C1E6A" w14:textId="77777777" w:rsidR="00300CA7" w:rsidRDefault="00300CA7" w:rsidP="00003BB3">
      <w:pPr>
        <w:spacing w:after="0" w:line="240" w:lineRule="auto"/>
      </w:pPr>
      <w:r>
        <w:separator/>
      </w:r>
    </w:p>
  </w:endnote>
  <w:endnote w:type="continuationSeparator" w:id="0">
    <w:p w14:paraId="54EB498F" w14:textId="77777777" w:rsidR="00300CA7" w:rsidRDefault="00300CA7"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72819479"/>
      <w:docPartObj>
        <w:docPartGallery w:val="Page Numbers (Bottom of Page)"/>
        <w:docPartUnique/>
      </w:docPartObj>
    </w:sdtPr>
    <w:sdtEndPr>
      <w:rPr>
        <w:noProof/>
      </w:rPr>
    </w:sdtEndPr>
    <w:sdtContent>
      <w:p w14:paraId="38BDC29E" w14:textId="1620A7E0" w:rsidR="00A471CB" w:rsidRPr="00A471CB" w:rsidRDefault="00A471CB">
        <w:pPr>
          <w:pStyle w:val="Footer"/>
          <w:rPr>
            <w:rFonts w:ascii="Edwardian Script ITC" w:hAnsi="Edwardian Script ITC"/>
            <w:color w:val="00B0F0"/>
          </w:rPr>
        </w:pPr>
        <w:r w:rsidRPr="00A471CB">
          <w:rPr>
            <w:rFonts w:ascii="Edwardian Script ITC" w:hAnsi="Edwardian Script ITC"/>
            <w:color w:val="00B0F0"/>
          </w:rPr>
          <w:t xml:space="preserve">Page | </w:t>
        </w:r>
        <w:r w:rsidRPr="00A471CB">
          <w:rPr>
            <w:rFonts w:ascii="Edwardian Script ITC" w:hAnsi="Edwardian Script ITC"/>
            <w:color w:val="00B0F0"/>
          </w:rPr>
          <w:fldChar w:fldCharType="begin"/>
        </w:r>
        <w:r w:rsidRPr="00A471CB">
          <w:rPr>
            <w:rFonts w:ascii="Edwardian Script ITC" w:hAnsi="Edwardian Script ITC"/>
            <w:color w:val="00B0F0"/>
          </w:rPr>
          <w:instrText xml:space="preserve"> PAGE   \* MERGEFORMAT </w:instrText>
        </w:r>
        <w:r w:rsidRPr="00A471CB">
          <w:rPr>
            <w:rFonts w:ascii="Edwardian Script ITC" w:hAnsi="Edwardian Script ITC"/>
            <w:color w:val="00B0F0"/>
          </w:rPr>
          <w:fldChar w:fldCharType="separate"/>
        </w:r>
        <w:r w:rsidRPr="00A471CB">
          <w:rPr>
            <w:rFonts w:ascii="Edwardian Script ITC" w:hAnsi="Edwardian Script ITC"/>
            <w:noProof/>
            <w:color w:val="00B0F0"/>
          </w:rPr>
          <w:t>2</w:t>
        </w:r>
        <w:r w:rsidRPr="00A471CB">
          <w:rPr>
            <w:rFonts w:ascii="Edwardian Script ITC" w:hAnsi="Edwardian Script ITC"/>
            <w:noProof/>
            <w:color w:val="00B0F0"/>
          </w:rPr>
          <w:fldChar w:fldCharType="end"/>
        </w:r>
      </w:p>
    </w:sdtContent>
  </w:sdt>
  <w:p w14:paraId="459F272C" w14:textId="65098199" w:rsidR="005E3E96" w:rsidRPr="00A471CB" w:rsidRDefault="005E3E96" w:rsidP="004D48F5">
    <w:pPr>
      <w:widowControl w:val="0"/>
      <w:tabs>
        <w:tab w:val="center" w:pos="4680"/>
        <w:tab w:val="right" w:pos="9360"/>
        <w:tab w:val="right" w:pos="10348"/>
      </w:tabs>
      <w:spacing w:before="120" w:after="120" w:line="240" w:lineRule="auto"/>
      <w:rPr>
        <w:rFonts w:ascii="Edwardian Script ITC" w:eastAsia="SimSun" w:hAnsi="Edwardian Script ITC" w:cs="Times New Roman"/>
        <w:color w:val="00B0F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A1556" w14:textId="77777777" w:rsidR="00300CA7" w:rsidRDefault="00300CA7" w:rsidP="00003BB3">
      <w:pPr>
        <w:spacing w:after="0" w:line="240" w:lineRule="auto"/>
      </w:pPr>
      <w:r>
        <w:separator/>
      </w:r>
    </w:p>
  </w:footnote>
  <w:footnote w:type="continuationSeparator" w:id="0">
    <w:p w14:paraId="4FE9191B" w14:textId="77777777" w:rsidR="00300CA7" w:rsidRDefault="00300CA7" w:rsidP="00003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E3A2B" w14:textId="14A10185" w:rsidR="005E3E96" w:rsidRPr="004D48F5" w:rsidRDefault="004D48F5" w:rsidP="004D48F5">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4074"/>
    <w:multiLevelType w:val="hybridMultilevel"/>
    <w:tmpl w:val="D114AB44"/>
    <w:lvl w:ilvl="0" w:tplc="D6285A40">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D4E55"/>
    <w:multiLevelType w:val="hybridMultilevel"/>
    <w:tmpl w:val="F91C4262"/>
    <w:lvl w:ilvl="0" w:tplc="9E6C2ED4">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B0BF1"/>
    <w:multiLevelType w:val="hybridMultilevel"/>
    <w:tmpl w:val="F0B2A192"/>
    <w:lvl w:ilvl="0" w:tplc="AAB6A1C0">
      <w:start w:val="3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33422"/>
    <w:multiLevelType w:val="hybridMultilevel"/>
    <w:tmpl w:val="A9300D18"/>
    <w:lvl w:ilvl="0" w:tplc="D6285A40">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52EE4"/>
    <w:multiLevelType w:val="hybridMultilevel"/>
    <w:tmpl w:val="2868930E"/>
    <w:lvl w:ilvl="0" w:tplc="07CC8DE0">
      <w:start w:val="3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F22A9"/>
    <w:multiLevelType w:val="hybridMultilevel"/>
    <w:tmpl w:val="A62A3B8C"/>
    <w:lvl w:ilvl="0" w:tplc="0409000F">
      <w:start w:val="1"/>
      <w:numFmt w:val="decimal"/>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22608"/>
    <w:multiLevelType w:val="hybridMultilevel"/>
    <w:tmpl w:val="4FF24B9E"/>
    <w:lvl w:ilvl="0" w:tplc="916EC398">
      <w:start w:val="2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F2185"/>
    <w:multiLevelType w:val="hybridMultilevel"/>
    <w:tmpl w:val="754C4F1E"/>
    <w:lvl w:ilvl="0" w:tplc="F410A0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367235"/>
    <w:multiLevelType w:val="multilevel"/>
    <w:tmpl w:val="66F0A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FC2AEE"/>
    <w:multiLevelType w:val="hybridMultilevel"/>
    <w:tmpl w:val="7B9EC7D4"/>
    <w:lvl w:ilvl="0" w:tplc="B6C2E100">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C078E"/>
    <w:multiLevelType w:val="hybridMultilevel"/>
    <w:tmpl w:val="8D14D51C"/>
    <w:lvl w:ilvl="0" w:tplc="F190BED6">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343312"/>
    <w:multiLevelType w:val="hybridMultilevel"/>
    <w:tmpl w:val="0D8CEF0A"/>
    <w:lvl w:ilvl="0" w:tplc="8D22F650">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12D87"/>
    <w:multiLevelType w:val="hybridMultilevel"/>
    <w:tmpl w:val="58A0604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D924FB"/>
    <w:multiLevelType w:val="hybridMultilevel"/>
    <w:tmpl w:val="FEBC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B3F4B"/>
    <w:multiLevelType w:val="hybridMultilevel"/>
    <w:tmpl w:val="C7EC3FAA"/>
    <w:lvl w:ilvl="0" w:tplc="D6285A40">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271DFA"/>
    <w:multiLevelType w:val="hybridMultilevel"/>
    <w:tmpl w:val="77C4238C"/>
    <w:lvl w:ilvl="0" w:tplc="3A961B24">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E50971"/>
    <w:multiLevelType w:val="hybridMultilevel"/>
    <w:tmpl w:val="C1C2A0A4"/>
    <w:lvl w:ilvl="0" w:tplc="87D2F620">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956F29"/>
    <w:multiLevelType w:val="hybridMultilevel"/>
    <w:tmpl w:val="06A427A0"/>
    <w:lvl w:ilvl="0" w:tplc="EF4822CA">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11773F"/>
    <w:multiLevelType w:val="hybridMultilevel"/>
    <w:tmpl w:val="2EFAA84E"/>
    <w:lvl w:ilvl="0" w:tplc="3A961B24">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B2FF5"/>
    <w:multiLevelType w:val="hybridMultilevel"/>
    <w:tmpl w:val="0896C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158242">
    <w:abstractNumId w:val="13"/>
  </w:num>
  <w:num w:numId="2" w16cid:durableId="915894908">
    <w:abstractNumId w:val="14"/>
  </w:num>
  <w:num w:numId="3" w16cid:durableId="1369909393">
    <w:abstractNumId w:val="20"/>
  </w:num>
  <w:num w:numId="4" w16cid:durableId="26369451">
    <w:abstractNumId w:val="5"/>
  </w:num>
  <w:num w:numId="5" w16cid:durableId="1345861476">
    <w:abstractNumId w:val="9"/>
    <w:lvlOverride w:ilvl="0">
      <w:lvl w:ilvl="0">
        <w:numFmt w:val="decimal"/>
        <w:lvlText w:val="%1."/>
        <w:lvlJc w:val="left"/>
      </w:lvl>
    </w:lvlOverride>
  </w:num>
  <w:num w:numId="6" w16cid:durableId="863442813">
    <w:abstractNumId w:val="9"/>
    <w:lvlOverride w:ilvl="0">
      <w:lvl w:ilvl="0">
        <w:numFmt w:val="decimal"/>
        <w:lvlText w:val="%1."/>
        <w:lvlJc w:val="left"/>
      </w:lvl>
    </w:lvlOverride>
  </w:num>
  <w:num w:numId="7" w16cid:durableId="2116552861">
    <w:abstractNumId w:val="9"/>
    <w:lvlOverride w:ilvl="0">
      <w:lvl w:ilvl="0">
        <w:numFmt w:val="decimal"/>
        <w:lvlText w:val="%1."/>
        <w:lvlJc w:val="left"/>
      </w:lvl>
    </w:lvlOverride>
  </w:num>
  <w:num w:numId="8" w16cid:durableId="460803763">
    <w:abstractNumId w:val="9"/>
    <w:lvlOverride w:ilvl="0">
      <w:lvl w:ilvl="0">
        <w:numFmt w:val="decimal"/>
        <w:lvlText w:val="%1."/>
        <w:lvlJc w:val="left"/>
      </w:lvl>
    </w:lvlOverride>
  </w:num>
  <w:num w:numId="9" w16cid:durableId="365567144">
    <w:abstractNumId w:val="9"/>
    <w:lvlOverride w:ilvl="0">
      <w:lvl w:ilvl="0">
        <w:numFmt w:val="decimal"/>
        <w:lvlText w:val="%1."/>
        <w:lvlJc w:val="left"/>
      </w:lvl>
    </w:lvlOverride>
  </w:num>
  <w:num w:numId="10" w16cid:durableId="429008831">
    <w:abstractNumId w:val="6"/>
  </w:num>
  <w:num w:numId="11" w16cid:durableId="1505780275">
    <w:abstractNumId w:val="19"/>
  </w:num>
  <w:num w:numId="12" w16cid:durableId="1964536712">
    <w:abstractNumId w:val="16"/>
  </w:num>
  <w:num w:numId="13" w16cid:durableId="356394479">
    <w:abstractNumId w:val="8"/>
  </w:num>
  <w:num w:numId="14" w16cid:durableId="520582205">
    <w:abstractNumId w:val="7"/>
  </w:num>
  <w:num w:numId="15" w16cid:durableId="1500778163">
    <w:abstractNumId w:val="3"/>
  </w:num>
  <w:num w:numId="16" w16cid:durableId="304313156">
    <w:abstractNumId w:val="10"/>
  </w:num>
  <w:num w:numId="17" w16cid:durableId="1218932732">
    <w:abstractNumId w:val="15"/>
  </w:num>
  <w:num w:numId="18" w16cid:durableId="1960526323">
    <w:abstractNumId w:val="1"/>
  </w:num>
  <w:num w:numId="19" w16cid:durableId="821895888">
    <w:abstractNumId w:val="17"/>
  </w:num>
  <w:num w:numId="20" w16cid:durableId="1332565837">
    <w:abstractNumId w:val="11"/>
  </w:num>
  <w:num w:numId="21" w16cid:durableId="1802647603">
    <w:abstractNumId w:val="12"/>
  </w:num>
  <w:num w:numId="22" w16cid:durableId="2116317137">
    <w:abstractNumId w:val="18"/>
  </w:num>
  <w:num w:numId="23" w16cid:durableId="1823620309">
    <w:abstractNumId w:val="0"/>
  </w:num>
  <w:num w:numId="24" w16cid:durableId="459688509">
    <w:abstractNumId w:val="2"/>
  </w:num>
  <w:num w:numId="25" w16cid:durableId="612173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94"/>
    <w:rsid w:val="000002CD"/>
    <w:rsid w:val="00003BB3"/>
    <w:rsid w:val="00004E94"/>
    <w:rsid w:val="00013D3C"/>
    <w:rsid w:val="00054345"/>
    <w:rsid w:val="000A4AF8"/>
    <w:rsid w:val="000B089F"/>
    <w:rsid w:val="000B624B"/>
    <w:rsid w:val="00126B2B"/>
    <w:rsid w:val="00177D58"/>
    <w:rsid w:val="00180129"/>
    <w:rsid w:val="001B32F7"/>
    <w:rsid w:val="001B6B83"/>
    <w:rsid w:val="001D042F"/>
    <w:rsid w:val="00237D54"/>
    <w:rsid w:val="00300CA7"/>
    <w:rsid w:val="00317C07"/>
    <w:rsid w:val="003328C3"/>
    <w:rsid w:val="003740E4"/>
    <w:rsid w:val="00377161"/>
    <w:rsid w:val="00391672"/>
    <w:rsid w:val="003F185C"/>
    <w:rsid w:val="00400EF9"/>
    <w:rsid w:val="004243B2"/>
    <w:rsid w:val="004D48F5"/>
    <w:rsid w:val="004E1CC7"/>
    <w:rsid w:val="004F4501"/>
    <w:rsid w:val="004F777E"/>
    <w:rsid w:val="00506509"/>
    <w:rsid w:val="00506F45"/>
    <w:rsid w:val="005215C4"/>
    <w:rsid w:val="00543FCB"/>
    <w:rsid w:val="00576C2D"/>
    <w:rsid w:val="005A4CB7"/>
    <w:rsid w:val="005D2E22"/>
    <w:rsid w:val="005E3E96"/>
    <w:rsid w:val="006537D9"/>
    <w:rsid w:val="0066028E"/>
    <w:rsid w:val="006624A6"/>
    <w:rsid w:val="00680C7A"/>
    <w:rsid w:val="006B2F5A"/>
    <w:rsid w:val="007735AA"/>
    <w:rsid w:val="00775A8F"/>
    <w:rsid w:val="00780697"/>
    <w:rsid w:val="0078336D"/>
    <w:rsid w:val="00791515"/>
    <w:rsid w:val="007C600D"/>
    <w:rsid w:val="007E758D"/>
    <w:rsid w:val="00803016"/>
    <w:rsid w:val="0081207D"/>
    <w:rsid w:val="008678CF"/>
    <w:rsid w:val="0088645F"/>
    <w:rsid w:val="008A578B"/>
    <w:rsid w:val="00907E30"/>
    <w:rsid w:val="009A6E45"/>
    <w:rsid w:val="009B4C92"/>
    <w:rsid w:val="009E051A"/>
    <w:rsid w:val="00A42687"/>
    <w:rsid w:val="00A471CB"/>
    <w:rsid w:val="00A6037E"/>
    <w:rsid w:val="00A85C8D"/>
    <w:rsid w:val="00AB22A9"/>
    <w:rsid w:val="00AC0B4F"/>
    <w:rsid w:val="00AC4489"/>
    <w:rsid w:val="00B42626"/>
    <w:rsid w:val="00B556E2"/>
    <w:rsid w:val="00BA042B"/>
    <w:rsid w:val="00C675F5"/>
    <w:rsid w:val="00C83DDE"/>
    <w:rsid w:val="00CA23BF"/>
    <w:rsid w:val="00CC7DA0"/>
    <w:rsid w:val="00CD2C0C"/>
    <w:rsid w:val="00D0724F"/>
    <w:rsid w:val="00DA63C7"/>
    <w:rsid w:val="00E2570B"/>
    <w:rsid w:val="00E46E00"/>
    <w:rsid w:val="00E9534D"/>
    <w:rsid w:val="00E95995"/>
    <w:rsid w:val="00EA4C96"/>
    <w:rsid w:val="00EC0D90"/>
    <w:rsid w:val="00F04DBC"/>
    <w:rsid w:val="00F34336"/>
    <w:rsid w:val="00F34435"/>
    <w:rsid w:val="00FC40B7"/>
    <w:rsid w:val="00FC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1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24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 w:type="paragraph" w:styleId="ListParagraph">
    <w:name w:val="List Paragraph"/>
    <w:basedOn w:val="Normal"/>
    <w:uiPriority w:val="34"/>
    <w:qFormat/>
    <w:rsid w:val="004D48F5"/>
    <w:pPr>
      <w:ind w:left="720"/>
      <w:contextualSpacing/>
    </w:pPr>
  </w:style>
  <w:style w:type="character" w:styleId="Hyperlink">
    <w:name w:val="Hyperlink"/>
    <w:basedOn w:val="DefaultParagraphFont"/>
    <w:uiPriority w:val="99"/>
    <w:unhideWhenUsed/>
    <w:rsid w:val="00EC0D90"/>
    <w:rPr>
      <w:color w:val="0000FF" w:themeColor="hyperlink"/>
      <w:u w:val="single"/>
    </w:rPr>
  </w:style>
  <w:style w:type="character" w:styleId="UnresolvedMention">
    <w:name w:val="Unresolved Mention"/>
    <w:basedOn w:val="DefaultParagraphFont"/>
    <w:uiPriority w:val="99"/>
    <w:semiHidden/>
    <w:unhideWhenUsed/>
    <w:rsid w:val="00EC0D90"/>
    <w:rPr>
      <w:color w:val="605E5C"/>
      <w:shd w:val="clear" w:color="auto" w:fill="E1DFDD"/>
    </w:rPr>
  </w:style>
  <w:style w:type="character" w:customStyle="1" w:styleId="Vnbnnidung">
    <w:name w:val="Văn bản nội dung_"/>
    <w:basedOn w:val="DefaultParagraphFont"/>
    <w:link w:val="Vnbnnidung0"/>
    <w:rsid w:val="00B556E2"/>
    <w:rPr>
      <w:rFonts w:ascii="Times New Roman" w:eastAsia="Times New Roman" w:hAnsi="Times New Roman" w:cs="Times New Roman"/>
    </w:rPr>
  </w:style>
  <w:style w:type="paragraph" w:customStyle="1" w:styleId="Vnbnnidung0">
    <w:name w:val="Văn bản nội dung"/>
    <w:basedOn w:val="Normal"/>
    <w:link w:val="Vnbnnidung"/>
    <w:rsid w:val="00B556E2"/>
    <w:pPr>
      <w:widowControl w:val="0"/>
      <w:spacing w:after="0" w:line="298" w:lineRule="auto"/>
    </w:pPr>
    <w:rPr>
      <w:rFonts w:ascii="Times New Roman" w:eastAsia="Times New Roman" w:hAnsi="Times New Roman" w:cs="Times New Roman"/>
    </w:rPr>
  </w:style>
  <w:style w:type="paragraph" w:styleId="Revision">
    <w:name w:val="Revision"/>
    <w:hidden/>
    <w:uiPriority w:val="99"/>
    <w:semiHidden/>
    <w:rsid w:val="00907E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9783">
      <w:bodyDiv w:val="1"/>
      <w:marLeft w:val="0"/>
      <w:marRight w:val="0"/>
      <w:marTop w:val="0"/>
      <w:marBottom w:val="0"/>
      <w:divBdr>
        <w:top w:val="none" w:sz="0" w:space="0" w:color="auto"/>
        <w:left w:val="none" w:sz="0" w:space="0" w:color="auto"/>
        <w:bottom w:val="none" w:sz="0" w:space="0" w:color="auto"/>
        <w:right w:val="none" w:sz="0" w:space="0" w:color="auto"/>
      </w:divBdr>
    </w:div>
    <w:div w:id="80807632">
      <w:bodyDiv w:val="1"/>
      <w:marLeft w:val="0"/>
      <w:marRight w:val="0"/>
      <w:marTop w:val="0"/>
      <w:marBottom w:val="0"/>
      <w:divBdr>
        <w:top w:val="none" w:sz="0" w:space="0" w:color="auto"/>
        <w:left w:val="none" w:sz="0" w:space="0" w:color="auto"/>
        <w:bottom w:val="none" w:sz="0" w:space="0" w:color="auto"/>
        <w:right w:val="none" w:sz="0" w:space="0" w:color="auto"/>
      </w:divBdr>
    </w:div>
    <w:div w:id="123238533">
      <w:bodyDiv w:val="1"/>
      <w:marLeft w:val="0"/>
      <w:marRight w:val="0"/>
      <w:marTop w:val="0"/>
      <w:marBottom w:val="0"/>
      <w:divBdr>
        <w:top w:val="none" w:sz="0" w:space="0" w:color="auto"/>
        <w:left w:val="none" w:sz="0" w:space="0" w:color="auto"/>
        <w:bottom w:val="none" w:sz="0" w:space="0" w:color="auto"/>
        <w:right w:val="none" w:sz="0" w:space="0" w:color="auto"/>
      </w:divBdr>
    </w:div>
    <w:div w:id="217514728">
      <w:bodyDiv w:val="1"/>
      <w:marLeft w:val="0"/>
      <w:marRight w:val="0"/>
      <w:marTop w:val="0"/>
      <w:marBottom w:val="0"/>
      <w:divBdr>
        <w:top w:val="none" w:sz="0" w:space="0" w:color="auto"/>
        <w:left w:val="none" w:sz="0" w:space="0" w:color="auto"/>
        <w:bottom w:val="none" w:sz="0" w:space="0" w:color="auto"/>
        <w:right w:val="none" w:sz="0" w:space="0" w:color="auto"/>
      </w:divBdr>
    </w:div>
    <w:div w:id="390158353">
      <w:bodyDiv w:val="1"/>
      <w:marLeft w:val="0"/>
      <w:marRight w:val="0"/>
      <w:marTop w:val="0"/>
      <w:marBottom w:val="0"/>
      <w:divBdr>
        <w:top w:val="none" w:sz="0" w:space="0" w:color="auto"/>
        <w:left w:val="none" w:sz="0" w:space="0" w:color="auto"/>
        <w:bottom w:val="none" w:sz="0" w:space="0" w:color="auto"/>
        <w:right w:val="none" w:sz="0" w:space="0" w:color="auto"/>
      </w:divBdr>
    </w:div>
    <w:div w:id="437870176">
      <w:bodyDiv w:val="1"/>
      <w:marLeft w:val="0"/>
      <w:marRight w:val="0"/>
      <w:marTop w:val="0"/>
      <w:marBottom w:val="0"/>
      <w:divBdr>
        <w:top w:val="none" w:sz="0" w:space="0" w:color="auto"/>
        <w:left w:val="none" w:sz="0" w:space="0" w:color="auto"/>
        <w:bottom w:val="none" w:sz="0" w:space="0" w:color="auto"/>
        <w:right w:val="none" w:sz="0" w:space="0" w:color="auto"/>
      </w:divBdr>
    </w:div>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494883653">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811213134">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170562435">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378626787">
      <w:bodyDiv w:val="1"/>
      <w:marLeft w:val="0"/>
      <w:marRight w:val="0"/>
      <w:marTop w:val="0"/>
      <w:marBottom w:val="0"/>
      <w:divBdr>
        <w:top w:val="none" w:sz="0" w:space="0" w:color="auto"/>
        <w:left w:val="none" w:sz="0" w:space="0" w:color="auto"/>
        <w:bottom w:val="none" w:sz="0" w:space="0" w:color="auto"/>
        <w:right w:val="none" w:sz="0" w:space="0" w:color="auto"/>
      </w:divBdr>
    </w:div>
    <w:div w:id="1449928604">
      <w:bodyDiv w:val="1"/>
      <w:marLeft w:val="0"/>
      <w:marRight w:val="0"/>
      <w:marTop w:val="0"/>
      <w:marBottom w:val="0"/>
      <w:divBdr>
        <w:top w:val="none" w:sz="0" w:space="0" w:color="auto"/>
        <w:left w:val="none" w:sz="0" w:space="0" w:color="auto"/>
        <w:bottom w:val="none" w:sz="0" w:space="0" w:color="auto"/>
        <w:right w:val="none" w:sz="0" w:space="0" w:color="auto"/>
      </w:divBdr>
    </w:div>
    <w:div w:id="1466894870">
      <w:bodyDiv w:val="1"/>
      <w:marLeft w:val="0"/>
      <w:marRight w:val="0"/>
      <w:marTop w:val="0"/>
      <w:marBottom w:val="0"/>
      <w:divBdr>
        <w:top w:val="none" w:sz="0" w:space="0" w:color="auto"/>
        <w:left w:val="none" w:sz="0" w:space="0" w:color="auto"/>
        <w:bottom w:val="none" w:sz="0" w:space="0" w:color="auto"/>
        <w:right w:val="none" w:sz="0" w:space="0" w:color="auto"/>
      </w:divBdr>
    </w:div>
    <w:div w:id="1611081600">
      <w:bodyDiv w:val="1"/>
      <w:marLeft w:val="0"/>
      <w:marRight w:val="0"/>
      <w:marTop w:val="0"/>
      <w:marBottom w:val="0"/>
      <w:divBdr>
        <w:top w:val="none" w:sz="0" w:space="0" w:color="auto"/>
        <w:left w:val="none" w:sz="0" w:space="0" w:color="auto"/>
        <w:bottom w:val="none" w:sz="0" w:space="0" w:color="auto"/>
        <w:right w:val="none" w:sz="0" w:space="0" w:color="auto"/>
      </w:divBdr>
    </w:div>
    <w:div w:id="1764447407">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 w:id="2032298267">
      <w:bodyDiv w:val="1"/>
      <w:marLeft w:val="0"/>
      <w:marRight w:val="0"/>
      <w:marTop w:val="0"/>
      <w:marBottom w:val="0"/>
      <w:divBdr>
        <w:top w:val="none" w:sz="0" w:space="0" w:color="auto"/>
        <w:left w:val="none" w:sz="0" w:space="0" w:color="auto"/>
        <w:bottom w:val="none" w:sz="0" w:space="0" w:color="auto"/>
        <w:right w:val="none" w:sz="0" w:space="0" w:color="auto"/>
      </w:divBdr>
    </w:div>
    <w:div w:id="2060397566">
      <w:bodyDiv w:val="1"/>
      <w:marLeft w:val="0"/>
      <w:marRight w:val="0"/>
      <w:marTop w:val="0"/>
      <w:marBottom w:val="0"/>
      <w:divBdr>
        <w:top w:val="none" w:sz="0" w:space="0" w:color="auto"/>
        <w:left w:val="none" w:sz="0" w:space="0" w:color="auto"/>
        <w:bottom w:val="none" w:sz="0" w:space="0" w:color="auto"/>
        <w:right w:val="none" w:sz="0" w:space="0" w:color="auto"/>
      </w:divBdr>
    </w:div>
    <w:div w:id="212450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englishteens.britishcounci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C346C-0E0B-4238-9D7E-57A99C132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2026-04-21T08:40:00Z</dcterms:created>
  <dcterms:modified xsi:type="dcterms:W3CDTF">2026-06-06T02:37:00Z</dcterms:modified>
</cp:coreProperties>
</file>